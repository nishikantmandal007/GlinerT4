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0"/>
      <w:pPr>
        <w:keepNext/>
        <w:widowControl w:val="0"/>
        <w:spacing w:after="80" w:line="259" w:lineRule="auto"/>
      </w:pPr>
      <w:r>
        <w:rPr>
          <w:rFonts w:ascii="Times New Roman" w:hAnsi="Times New Roman"/>
          <w:b/>
          <w:i w:val="0"/>
          <w:color w:val="252525"/>
          <w:sz w:val="40"/>
        </w:rPr>
        <w:t>SERVICES AGREEMENT</w:t>
      </w:r>
      <w:commentRangeEnd w:id="0"/>
      <w:r>
        <w:commentReference w:id="0"/>
      </w:r>
    </w:p>
    <w:p>
      <w:pPr>
        <w:spacing w:after="120"/>
      </w:pPr>
      <w:r>
        <w:rPr>
          <w:sz w:val="17"/>
        </w:rPr>
        <w:t>Agreement 2031-02-0001 / Clauses 1–8</w:t>
      </w:r>
    </w:p>
    <w:p>
      <w:pPr>
        <w:widowControl w:val="0"/>
        <w:spacing w:after="60" w:line="259" w:lineRule="auto"/>
      </w:pPr>
      <w:r>
        <w:rPr>
          <w:rFonts w:ascii="Times New Roman" w:hAnsi="Times New Roman"/>
          <w:b w:val="0"/>
          <w:i w:val="0"/>
          <w:color w:val="222222"/>
          <w:sz w:val="22"/>
        </w:rPr>
        <w:t xml:space="preserve">Between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(the customer), represented by </w:t>
      </w:r>
      <w:r>
        <w:rPr>
          <w:rFonts w:ascii="Times New Roman" w:hAnsi="Times New Roman"/>
          <w:b/>
          <w:i w:val="0"/>
          <w:color w:val="252525"/>
          <w:sz w:val="22"/>
        </w:rPr>
        <w:t xml:space="preserve">Lakshmi </w:t>
      </w:r>
      <w:r>
        <w:rPr>
          <w:rFonts w:ascii="Times New Roman" w:hAnsi="Times New Roman"/>
          <w:b/>
          <w:i/>
          <w:color w:val="252525"/>
          <w:sz w:val="22"/>
        </w:rPr>
        <w:t>Varma</w:t>
      </w:r>
      <w:r>
        <w:rPr>
          <w:rFonts w:ascii="Times New Roman" w:hAnsi="Times New Roman"/>
          <w:b w:val="0"/>
          <w:i w:val="0"/>
          <w:color w:val="222222"/>
          <w:sz w:val="22"/>
        </w:rPr>
        <w:t xml:space="preserve">, and </w:t>
      </w:r>
      <w:r>
        <w:rPr>
          <w:rFonts w:ascii="Times New Roman" w:hAnsi="Times New Roman"/>
          <w:b w:val="0"/>
          <w:i w:val="0"/>
          <w:color w:val="222222"/>
          <w:sz w:val="22"/>
        </w:rPr>
        <w:t>Asterfield Research Ltd</w:t>
      </w:r>
      <w:r>
        <w:rPr>
          <w:rFonts w:ascii="Times New Roman" w:hAnsi="Times New Roman"/>
          <w:b w:val="0"/>
          <w:i w:val="0"/>
          <w:color w:val="222222"/>
          <w:sz w:val="22"/>
        </w:rPr>
        <w:t xml:space="preserve"> (the supplier), represented by </w:t>
      </w:r>
      <w:r>
        <w:rPr>
          <w:rFonts w:ascii="Times New Roman" w:hAnsi="Times New Roman"/>
          <w:b/>
          <w:i w:val="0"/>
          <w:color w:val="252525"/>
          <w:sz w:val="22"/>
        </w:rPr>
        <w:t xml:space="preserve">Haruto </w:t>
      </w:r>
      <w:r>
        <w:rPr>
          <w:rFonts w:ascii="Times New Roman" w:hAnsi="Times New Roman"/>
          <w:b/>
          <w:i/>
          <w:color w:val="252525"/>
          <w:sz w:val="22"/>
        </w:rPr>
        <w:t>Ito</w:t>
      </w:r>
      <w:r>
        <w:rPr>
          <w:rFonts w:ascii="Times New Roman" w:hAnsi="Times New Roman"/>
          <w:b w:val="0"/>
          <w:i w:val="0"/>
          <w:color w:val="222222"/>
          <w:sz w:val="22"/>
        </w:rPr>
        <w:t xml:space="preserve">. Effective </w:t>
      </w:r>
      <w:r>
        <w:rPr>
          <w:rFonts w:ascii="Times New Roman" w:hAnsi="Times New Roman"/>
          <w:b w:val="0"/>
          <w:i w:val="0"/>
          <w:color w:val="222222"/>
          <w:sz w:val="22"/>
        </w:rPr>
        <w:t>2031-08-16</w:t>
      </w:r>
      <w:r>
        <w:rPr>
          <w:rFonts w:ascii="Times New Roman" w:hAnsi="Times New Roman"/>
          <w:b w:val="0"/>
          <w:i w:val="0"/>
          <w:color w:val="222222"/>
          <w:sz w:val="22"/>
        </w:rPr>
        <w:t>.</w:t>
      </w:r>
    </w:p>
    <w:p>
      <w:pPr>
        <w:widowControl w:val="0"/>
        <w:spacing w:after="60" w:line="259" w:lineRule="auto"/>
      </w:pPr>
      <w:r>
        <w:rPr>
          <w:rFonts w:ascii="Times New Roman" w:hAnsi="Times New Roman"/>
          <w:b w:val="0"/>
          <w:i w:val="0"/>
          <w:color w:val="222222"/>
          <w:sz w:val="22"/>
        </w:rPr>
        <w:t xml:space="preserve">Customer notice address: </w:t>
      </w:r>
      <w:r>
        <w:rPr>
          <w:rFonts w:ascii="Times New Roman" w:hAnsi="Times New Roman"/>
          <w:b w:val="0"/>
          <w:i w:val="0"/>
          <w:color w:val="222222"/>
          <w:sz w:val="22"/>
        </w:rPr>
        <w:t>Flat 39B, Nisarga Heights, 114 Malabar Lane</w:t>
      </w:r>
      <w:r>
        <w:rPr>
          <w:rFonts w:ascii="Times New Roman" w:hAnsi="Times New Roman"/>
          <w:b w:val="0"/>
          <w:i w:val="0"/>
          <w:color w:val="222222"/>
          <w:sz w:val="22"/>
        </w:rPr>
        <w:t xml:space="preserve">, </w:t>
      </w:r>
      <w:r>
        <w:rPr>
          <w:rFonts w:ascii="Times New Roman" w:hAnsi="Times New Roman"/>
          <w:b w:val="0"/>
          <w:i w:val="0"/>
          <w:color w:val="222222"/>
          <w:sz w:val="22"/>
        </w:rPr>
        <w:t>Kochi</w:t>
      </w:r>
      <w:r>
        <w:rPr>
          <w:rFonts w:ascii="Times New Roman" w:hAnsi="Times New Roman"/>
          <w:b w:val="0"/>
          <w:i w:val="0"/>
          <w:color w:val="222222"/>
          <w:sz w:val="22"/>
        </w:rPr>
        <w:t xml:space="preserve"> </w:t>
      </w:r>
      <w:r>
        <w:rPr>
          <w:rFonts w:ascii="Times New Roman" w:hAnsi="Times New Roman"/>
          <w:b w:val="0"/>
          <w:i w:val="0"/>
          <w:color w:val="222222"/>
          <w:sz w:val="22"/>
        </w:rPr>
        <w:t>682044</w:t>
      </w:r>
      <w:r>
        <w:rPr>
          <w:rFonts w:ascii="Times New Roman" w:hAnsi="Times New Roman"/>
          <w:b w:val="0"/>
          <w:i w:val="0"/>
          <w:color w:val="222222"/>
          <w:sz w:val="22"/>
        </w:rPr>
        <w:t>, India</w:t>
      </w:r>
    </w:p>
    <w:p>
      <w:pPr>
        <w:widowControl w:val="0"/>
        <w:spacing w:after="60" w:line="259" w:lineRule="auto"/>
      </w:pPr>
      <w:r>
        <w:rPr>
          <w:rFonts w:ascii="Times New Roman" w:hAnsi="Times New Roman"/>
          <w:b w:val="0"/>
          <w:i w:val="0"/>
          <w:color w:val="222222"/>
          <w:sz w:val="22"/>
        </w:rPr>
        <w:t xml:space="preserve">Supplier notice address: </w:t>
      </w:r>
      <w:r>
        <w:rPr>
          <w:rFonts w:ascii="Times New Roman" w:hAnsi="Times New Roman"/>
          <w:b w:val="0"/>
          <w:i w:val="0"/>
          <w:color w:val="222222"/>
          <w:sz w:val="22"/>
        </w:rPr>
        <w:t>139 Midori Terrace, Apartment 6</w:t>
      </w:r>
      <w:r>
        <w:rPr>
          <w:rFonts w:ascii="Times New Roman" w:hAnsi="Times New Roman"/>
          <w:b w:val="0"/>
          <w:i w:val="0"/>
          <w:color w:val="222222"/>
          <w:sz w:val="22"/>
        </w:rPr>
        <w:t xml:space="preserve">, </w:t>
      </w:r>
      <w:r>
        <w:rPr>
          <w:rFonts w:ascii="Times New Roman" w:hAnsi="Times New Roman"/>
          <w:b w:val="0"/>
          <w:i w:val="0"/>
          <w:color w:val="222222"/>
          <w:sz w:val="22"/>
        </w:rPr>
        <w:t>Tokyo</w:t>
      </w:r>
      <w:r>
        <w:rPr>
          <w:rFonts w:ascii="Times New Roman" w:hAnsi="Times New Roman"/>
          <w:b w:val="0"/>
          <w:i w:val="0"/>
          <w:color w:val="222222"/>
          <w:sz w:val="22"/>
        </w:rPr>
        <w:t xml:space="preserve"> </w:t>
      </w:r>
      <w:r>
        <w:rPr>
          <w:rFonts w:ascii="Times New Roman" w:hAnsi="Times New Roman"/>
          <w:b w:val="0"/>
          <w:i w:val="0"/>
          <w:color w:val="222222"/>
          <w:sz w:val="22"/>
        </w:rPr>
        <w:t>117-1017</w:t>
      </w:r>
      <w:r>
        <w:rPr>
          <w:rFonts w:ascii="Times New Roman" w:hAnsi="Times New Roman"/>
          <w:b w:val="0"/>
          <w:i w:val="0"/>
          <w:color w:val="222222"/>
          <w:sz w:val="22"/>
        </w:rPr>
        <w:t>, Japan</w:t>
      </w:r>
    </w:p>
    <w:p>
      <w:pPr>
        <w:keepNext/>
        <w:widowControl w:val="0"/>
        <w:spacing w:after="80" w:line="259" w:lineRule="auto"/>
      </w:pPr>
      <w:r>
        <w:rPr>
          <w:rFonts w:ascii="Times New Roman" w:hAnsi="Times New Roman"/>
          <w:b/>
          <w:i w:val="0"/>
          <w:color w:val="252525"/>
          <w:sz w:val="23"/>
        </w:rPr>
        <w:t>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Élodie </w:t>
      </w:r>
      <w:r>
        <w:rPr>
          <w:rFonts w:ascii="Times New Roman" w:hAnsi="Times New Roman"/>
          <w:b/>
          <w:i/>
          <w:color w:val="252525"/>
          <w:sz w:val="22"/>
        </w:rPr>
        <w:t>Moreau</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elodie.moreau+case.100055@example.invalid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+33 1 99 55 20 30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Mariana </w:t>
      </w:r>
      <w:r>
        <w:rPr>
          <w:rFonts w:ascii="Times New Roman" w:hAnsi="Times New Roman"/>
          <w:b/>
          <w:i/>
          <w:color w:val="252525"/>
          <w:sz w:val="22"/>
        </w:rPr>
        <w:t>Santos</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Ltd</w:t>
      </w:r>
      <w:r>
        <w:rPr>
          <w:rFonts w:ascii="Times New Roman" w:hAnsi="Times New Roman"/>
          <w:b w:val="0"/>
          <w:i w:val="0"/>
          <w:color w:val="222222"/>
          <w:sz w:val="22"/>
        </w:rPr>
        <w:t xml:space="preserve">. Notices: </w:t>
      </w:r>
      <w:r>
        <w:rPr>
          <w:rFonts w:ascii="Times New Roman" w:hAnsi="Times New Roman"/>
          <w:b w:val="0"/>
          <w:i w:val="0"/>
          <w:color w:val="222222"/>
          <w:sz w:val="22"/>
        </w:rPr>
        <w:t>mariana.santos+case.100059@example.invalid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90059-5012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Varma</w:t>
      </w:r>
      <w:r>
        <w:rPr>
          <w:rFonts w:ascii="Times New Roman" w:hAnsi="Times New Roman"/>
          <w:b w:val="0"/>
          <w:i w:val="0"/>
          <w:color w:val="222222"/>
          <w:sz w:val="22"/>
        </w:rPr>
        <w:t xml:space="preserve"> / </w:t>
      </w:r>
      <w:r>
        <w:rPr>
          <w:rFonts w:ascii="Times New Roman" w:hAnsi="Times New Roman"/>
          <w:b w:val="0"/>
          <w:i w:val="0"/>
          <w:color w:val="222222"/>
          <w:sz w:val="22"/>
        </w:rPr>
        <w:t>lakshmi.varma+case.100003@example.invalid</w:t>
      </w:r>
      <w:r>
        <w:rPr>
          <w:rFonts w:ascii="Times New Roman" w:hAnsi="Times New Roman"/>
          <w:b w:val="0"/>
          <w:i w:val="0"/>
          <w:color w:val="222222"/>
          <w:sz w:val="22"/>
        </w:rPr>
        <w:t>. Agreement reference 2031-02-0001.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2031-02-0002 / Clauses 9–16</w:t>
      </w:r>
    </w:p>
    <w:p>
      <w:pPr>
        <w:keepNext/>
        <w:widowControl w:val="0"/>
        <w:spacing w:after="80" w:line="259" w:lineRule="auto"/>
      </w:pPr>
      <w:r>
        <w:rPr>
          <w:rFonts w:ascii="Times New Roman" w:hAnsi="Times New Roman"/>
          <w:b/>
          <w:i w:val="0"/>
          <w:color w:val="252525"/>
          <w:sz w:val="23"/>
        </w:rPr>
        <w:t>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Jinal </w:t>
      </w:r>
      <w:r>
        <w:rPr>
          <w:rFonts w:ascii="Times New Roman" w:hAnsi="Times New Roman"/>
          <w:b/>
          <w:i/>
          <w:color w:val="252525"/>
          <w:sz w:val="22"/>
        </w:rPr>
        <w:t>Shah</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jinal.shah+case.100108@example.invalid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+91-74886-52659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Noah </w:t>
      </w:r>
      <w:r>
        <w:rPr>
          <w:rFonts w:ascii="Times New Roman" w:hAnsi="Times New Roman"/>
          <w:b/>
          <w:i/>
          <w:color w:val="252525"/>
          <w:sz w:val="22"/>
        </w:rPr>
        <w:t>Carter</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noah.carter+case.100112@example.invalid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Varma</w:t>
      </w:r>
      <w:r>
        <w:rPr>
          <w:rFonts w:ascii="Times New Roman" w:hAnsi="Times New Roman"/>
          <w:b w:val="0"/>
          <w:i w:val="0"/>
          <w:color w:val="222222"/>
          <w:sz w:val="22"/>
        </w:rPr>
        <w:t xml:space="preserve"> / </w:t>
      </w:r>
      <w:r>
        <w:rPr>
          <w:rFonts w:ascii="Times New Roman" w:hAnsi="Times New Roman"/>
          <w:b w:val="0"/>
          <w:i w:val="0"/>
          <w:color w:val="222222"/>
          <w:sz w:val="22"/>
        </w:rPr>
        <w:t>lakshmi.varma+case.100003@example.invalid</w:t>
      </w:r>
      <w:r>
        <w:rPr>
          <w:rFonts w:ascii="Times New Roman" w:hAnsi="Times New Roman"/>
          <w:b w:val="0"/>
          <w:i w:val="0"/>
          <w:color w:val="222222"/>
          <w:sz w:val="22"/>
        </w:rPr>
        <w:t>. Agreement reference 2031-02-0002.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2031-02-0003 / Clauses 17–24</w:t>
      </w:r>
    </w:p>
    <w:p>
      <w:pPr>
        <w:keepNext/>
        <w:widowControl w:val="0"/>
        <w:spacing w:after="80" w:line="259" w:lineRule="auto"/>
      </w:pPr>
      <w:r>
        <w:rPr>
          <w:rFonts w:ascii="Times New Roman" w:hAnsi="Times New Roman"/>
          <w:b/>
          <w:i w:val="0"/>
          <w:color w:val="252525"/>
          <w:sz w:val="23"/>
        </w:rPr>
        <w:t>17.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Meera </w:t>
      </w:r>
      <w:r>
        <w:rPr>
          <w:rFonts w:ascii="Times New Roman" w:hAnsi="Times New Roman"/>
          <w:b/>
          <w:i/>
          <w:color w:val="252525"/>
          <w:sz w:val="22"/>
        </w:rPr>
        <w:t>Tandon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meera.tandon+case.100161@example.invalid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+91 97002 91535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Dhruv </w:t>
      </w:r>
      <w:r>
        <w:rPr>
          <w:rFonts w:ascii="Times New Roman" w:hAnsi="Times New Roman"/>
          <w:b/>
          <w:i/>
          <w:color w:val="252525"/>
          <w:sz w:val="22"/>
        </w:rPr>
        <w:t>Trivedi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dhruv.trivedi+case.100165@example.invalid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+91-95087-92696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Varma</w:t>
      </w:r>
      <w:r>
        <w:rPr>
          <w:rFonts w:ascii="Times New Roman" w:hAnsi="Times New Roman"/>
          <w:b w:val="0"/>
          <w:i w:val="0"/>
          <w:color w:val="222222"/>
          <w:sz w:val="22"/>
        </w:rPr>
        <w:t xml:space="preserve"> / </w:t>
      </w:r>
      <w:r>
        <w:rPr>
          <w:rFonts w:ascii="Times New Roman" w:hAnsi="Times New Roman"/>
          <w:b w:val="0"/>
          <w:i w:val="0"/>
          <w:color w:val="222222"/>
          <w:sz w:val="22"/>
        </w:rPr>
        <w:t>lakshmi.varma+case.100003@example.invalid</w:t>
      </w:r>
      <w:r>
        <w:rPr>
          <w:rFonts w:ascii="Times New Roman" w:hAnsi="Times New Roman"/>
          <w:b w:val="0"/>
          <w:i w:val="0"/>
          <w:color w:val="222222"/>
          <w:sz w:val="22"/>
        </w:rPr>
        <w:t>. Agreement reference 2031-02-0003.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2031-02-0004 / Clauses 25–32</w:t>
      </w:r>
    </w:p>
    <w:p>
      <w:pPr>
        <w:keepNext/>
        <w:widowControl w:val="0"/>
        <w:spacing w:after="80" w:line="259" w:lineRule="auto"/>
      </w:pPr>
      <w:r>
        <w:rPr>
          <w:rFonts w:ascii="Times New Roman" w:hAnsi="Times New Roman"/>
          <w:b/>
          <w:i w:val="0"/>
          <w:color w:val="252525"/>
          <w:sz w:val="23"/>
        </w:rPr>
        <w:t>25.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Felix </w:t>
      </w:r>
      <w:r>
        <w:rPr>
          <w:rFonts w:ascii="Times New Roman" w:hAnsi="Times New Roman"/>
          <w:b/>
          <w:i/>
          <w:color w:val="252525"/>
          <w:sz w:val="22"/>
        </w:rPr>
        <w:t>Weber</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felix.weber+case.100214@example.invalid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5550-0214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Yusuf </w:t>
      </w:r>
      <w:r>
        <w:rPr>
          <w:rFonts w:ascii="Times New Roman" w:hAnsi="Times New Roman"/>
          <w:b/>
          <w:i/>
          <w:color w:val="252525"/>
          <w:sz w:val="22"/>
        </w:rPr>
        <w:t>Saleh</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yusuf.saleh+case.100218@example.invalid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+971 50 218 7820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Varma</w:t>
      </w:r>
      <w:r>
        <w:rPr>
          <w:rFonts w:ascii="Times New Roman" w:hAnsi="Times New Roman"/>
          <w:b w:val="0"/>
          <w:i w:val="0"/>
          <w:color w:val="222222"/>
          <w:sz w:val="22"/>
        </w:rPr>
        <w:t xml:space="preserve"> / </w:t>
      </w:r>
      <w:r>
        <w:rPr>
          <w:rFonts w:ascii="Times New Roman" w:hAnsi="Times New Roman"/>
          <w:b w:val="0"/>
          <w:i w:val="0"/>
          <w:color w:val="222222"/>
          <w:sz w:val="22"/>
        </w:rPr>
        <w:t>lakshmi.varma+case.100003@example.invalid</w:t>
      </w:r>
      <w:r>
        <w:rPr>
          <w:rFonts w:ascii="Times New Roman" w:hAnsi="Times New Roman"/>
          <w:b w:val="0"/>
          <w:i w:val="0"/>
          <w:color w:val="222222"/>
          <w:sz w:val="22"/>
        </w:rPr>
        <w:t>. Agreement reference 2031-02-0004.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2031-02-0005 / Clauses 33–40</w:t>
      </w:r>
    </w:p>
    <w:p>
      <w:pPr>
        <w:keepNext/>
        <w:widowControl w:val="0"/>
        <w:spacing w:after="80" w:line="259" w:lineRule="auto"/>
      </w:pPr>
      <w:r>
        <w:rPr>
          <w:rFonts w:ascii="Times New Roman" w:hAnsi="Times New Roman"/>
          <w:b/>
          <w:i w:val="0"/>
          <w:color w:val="252525"/>
          <w:sz w:val="23"/>
        </w:rPr>
        <w:t>33.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Anirban </w:t>
      </w:r>
      <w:r>
        <w:rPr>
          <w:rFonts w:ascii="Times New Roman" w:hAnsi="Times New Roman"/>
          <w:b/>
          <w:i/>
          <w:color w:val="252525"/>
          <w:sz w:val="22"/>
        </w:rPr>
        <w:t>Ghosh</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anirban.ghosh+case.100267@example.invalid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+91-71736-70319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Ananya </w:t>
      </w:r>
      <w:r>
        <w:rPr>
          <w:rFonts w:ascii="Times New Roman" w:hAnsi="Times New Roman"/>
          <w:b/>
          <w:i/>
          <w:color w:val="252525"/>
          <w:sz w:val="22"/>
        </w:rPr>
        <w:t>Joshi</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ananya.joshi+case.100271@example.invalid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7705291832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Trivedi</w:t>
      </w:r>
      <w:r>
        <w:rPr>
          <w:rFonts w:ascii="Times New Roman" w:hAnsi="Times New Roman"/>
          <w:b w:val="0"/>
          <w:i w:val="0"/>
          <w:color w:val="222222"/>
          <w:sz w:val="22"/>
        </w:rPr>
        <w:t xml:space="preserve"> / </w:t>
      </w:r>
      <w:r>
        <w:rPr>
          <w:rFonts w:ascii="Times New Roman" w:hAnsi="Times New Roman"/>
          <w:b w:val="0"/>
          <w:i w:val="0"/>
          <w:color w:val="222222"/>
          <w:sz w:val="22"/>
        </w:rPr>
        <w:t>riddhi.trivedi+case.100043@example.invalid</w:t>
      </w:r>
      <w:r>
        <w:rPr>
          <w:rFonts w:ascii="Times New Roman" w:hAnsi="Times New Roman"/>
          <w:b w:val="0"/>
          <w:i w:val="0"/>
          <w:color w:val="222222"/>
          <w:sz w:val="22"/>
        </w:rPr>
        <w:t>. Agreement reference 2031-02-0005.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2031-02-0006 / Clauses 41–48</w:t>
      </w:r>
    </w:p>
    <w:p>
      <w:pPr>
        <w:keepNext/>
        <w:widowControl w:val="0"/>
        <w:spacing w:after="80" w:line="259" w:lineRule="auto"/>
      </w:pPr>
      <w:r>
        <w:rPr>
          <w:rFonts w:ascii="Times New Roman" w:hAnsi="Times New Roman"/>
          <w:b/>
          <w:i w:val="0"/>
          <w:color w:val="252525"/>
          <w:sz w:val="23"/>
        </w:rPr>
        <w:t>41.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Ananya </w:t>
      </w:r>
      <w:r>
        <w:rPr>
          <w:rFonts w:ascii="Times New Roman" w:hAnsi="Times New Roman"/>
          <w:b/>
          <w:i/>
          <w:color w:val="252525"/>
          <w:sz w:val="22"/>
        </w:rPr>
        <w:t>Gokhale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ananya.gokhale+case.100320@example.invalid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+91 77093 21415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Ishita </w:t>
      </w:r>
      <w:r>
        <w:rPr>
          <w:rFonts w:ascii="Times New Roman" w:hAnsi="Times New Roman"/>
          <w:b/>
          <w:i/>
          <w:color w:val="252525"/>
          <w:sz w:val="22"/>
        </w:rPr>
        <w:t>Mukherjee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ishita.mukherjee+case.100324@example.invalid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+91-73071-57011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Trivedi</w:t>
      </w:r>
      <w:r>
        <w:rPr>
          <w:rFonts w:ascii="Times New Roman" w:hAnsi="Times New Roman"/>
          <w:b w:val="0"/>
          <w:i w:val="0"/>
          <w:color w:val="222222"/>
          <w:sz w:val="22"/>
        </w:rPr>
        <w:t xml:space="preserve"> / </w:t>
      </w:r>
      <w:r>
        <w:rPr>
          <w:rFonts w:ascii="Times New Roman" w:hAnsi="Times New Roman"/>
          <w:b w:val="0"/>
          <w:i w:val="0"/>
          <w:color w:val="222222"/>
          <w:sz w:val="22"/>
        </w:rPr>
        <w:t>riddhi.trivedi+case.100043@example.invalid</w:t>
      </w:r>
      <w:r>
        <w:rPr>
          <w:rFonts w:ascii="Times New Roman" w:hAnsi="Times New Roman"/>
          <w:b w:val="0"/>
          <w:i w:val="0"/>
          <w:color w:val="222222"/>
          <w:sz w:val="22"/>
        </w:rPr>
        <w:t>. Agreement reference 2031-02-0006.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2031-02-0007 / Clauses 49–56</w:t>
      </w:r>
    </w:p>
    <w:p>
      <w:pPr>
        <w:keepNext/>
        <w:widowControl w:val="0"/>
        <w:spacing w:after="80" w:line="259" w:lineRule="auto"/>
      </w:pPr>
      <w:r>
        <w:rPr>
          <w:rFonts w:ascii="Times New Roman" w:hAnsi="Times New Roman"/>
          <w:b/>
          <w:i w:val="0"/>
          <w:color w:val="252525"/>
          <w:sz w:val="23"/>
        </w:rPr>
        <w:t>49.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Theo </w:t>
      </w:r>
      <w:r>
        <w:rPr>
          <w:rFonts w:ascii="Times New Roman" w:hAnsi="Times New Roman"/>
          <w:b/>
          <w:i/>
          <w:color w:val="252525"/>
          <w:sz w:val="22"/>
        </w:rPr>
        <w:t>Watson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theo.watson+case.100373@example.invalid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+44 7700 900373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Ren </w:t>
      </w:r>
      <w:r>
        <w:rPr>
          <w:rFonts w:ascii="Times New Roman" w:hAnsi="Times New Roman"/>
          <w:b/>
          <w:i/>
          <w:color w:val="252525"/>
          <w:sz w:val="22"/>
        </w:rPr>
        <w:t>Yamamoto</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ren.yamamoto+case.100377@example.invalid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+81 90 0377 4102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Trivedi</w:t>
      </w:r>
      <w:r>
        <w:rPr>
          <w:rFonts w:ascii="Times New Roman" w:hAnsi="Times New Roman"/>
          <w:b w:val="0"/>
          <w:i w:val="0"/>
          <w:color w:val="222222"/>
          <w:sz w:val="22"/>
        </w:rPr>
        <w:t xml:space="preserve"> / </w:t>
      </w:r>
      <w:r>
        <w:rPr>
          <w:rFonts w:ascii="Times New Roman" w:hAnsi="Times New Roman"/>
          <w:b w:val="0"/>
          <w:i w:val="0"/>
          <w:color w:val="222222"/>
          <w:sz w:val="22"/>
        </w:rPr>
        <w:t>riddhi.trivedi+case.100043@example.invalid</w:t>
      </w:r>
      <w:r>
        <w:rPr>
          <w:rFonts w:ascii="Times New Roman" w:hAnsi="Times New Roman"/>
          <w:b w:val="0"/>
          <w:i w:val="0"/>
          <w:color w:val="222222"/>
          <w:sz w:val="22"/>
        </w:rPr>
        <w:t>. Agreement reference 2031-02-0007.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2031-02-0008 / Clauses 57–64</w:t>
      </w:r>
    </w:p>
    <w:p>
      <w:pPr>
        <w:keepNext/>
        <w:widowControl w:val="0"/>
        <w:spacing w:after="80" w:line="259" w:lineRule="auto"/>
      </w:pPr>
      <w:r>
        <w:rPr>
          <w:rFonts w:ascii="Times New Roman" w:hAnsi="Times New Roman"/>
          <w:b/>
          <w:i w:val="0"/>
          <w:color w:val="252525"/>
          <w:sz w:val="23"/>
        </w:rPr>
        <w:t>57.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Deepak </w:t>
      </w:r>
      <w:r>
        <w:rPr>
          <w:rFonts w:ascii="Times New Roman" w:hAnsi="Times New Roman"/>
          <w:b/>
          <w:i/>
          <w:color w:val="252525"/>
          <w:sz w:val="22"/>
        </w:rPr>
        <w:t>Menon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deepak.menon+case.100426@example.invalid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+91-75862-96474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Varun </w:t>
      </w:r>
      <w:r>
        <w:rPr>
          <w:rFonts w:ascii="Times New Roman" w:hAnsi="Times New Roman"/>
          <w:b/>
          <w:i/>
          <w:color w:val="252525"/>
          <w:sz w:val="22"/>
        </w:rPr>
        <w:t>Goud</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varun.goud+case.100430@example.invalid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9941295098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Trivedi</w:t>
      </w:r>
      <w:r>
        <w:rPr>
          <w:rFonts w:ascii="Times New Roman" w:hAnsi="Times New Roman"/>
          <w:b w:val="0"/>
          <w:i w:val="0"/>
          <w:color w:val="222222"/>
          <w:sz w:val="22"/>
        </w:rPr>
        <w:t xml:space="preserve"> / </w:t>
      </w:r>
      <w:r>
        <w:rPr>
          <w:rFonts w:ascii="Times New Roman" w:hAnsi="Times New Roman"/>
          <w:b w:val="0"/>
          <w:i w:val="0"/>
          <w:color w:val="222222"/>
          <w:sz w:val="22"/>
        </w:rPr>
        <w:t>riddhi.trivedi+case.100043@example.invalid</w:t>
      </w:r>
      <w:r>
        <w:rPr>
          <w:rFonts w:ascii="Times New Roman" w:hAnsi="Times New Roman"/>
          <w:b w:val="0"/>
          <w:i w:val="0"/>
          <w:color w:val="222222"/>
          <w:sz w:val="22"/>
        </w:rPr>
        <w:t>. Agreement reference 2031-02-0008.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2031-02-0009 / Clauses 65–72</w:t>
      </w:r>
    </w:p>
    <w:p>
      <w:pPr>
        <w:keepNext/>
        <w:widowControl w:val="0"/>
        <w:spacing w:after="80" w:line="259" w:lineRule="auto"/>
      </w:pPr>
      <w:r>
        <w:rPr>
          <w:rFonts w:ascii="Times New Roman" w:hAnsi="Times New Roman"/>
          <w:b/>
          <w:i w:val="0"/>
          <w:color w:val="252525"/>
          <w:sz w:val="23"/>
        </w:rPr>
        <w:t>65.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Lucas </w:t>
      </w:r>
      <w:r>
        <w:rPr>
          <w:rFonts w:ascii="Times New Roman" w:hAnsi="Times New Roman"/>
          <w:b/>
          <w:i/>
          <w:color w:val="252525"/>
          <w:sz w:val="22"/>
        </w:rPr>
        <w:t>Oliveira</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lucas.oliveira+case.100479@example.invalid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90479-5012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Vivek </w:t>
      </w:r>
      <w:r>
        <w:rPr>
          <w:rFonts w:ascii="Times New Roman" w:hAnsi="Times New Roman"/>
          <w:b/>
          <w:i/>
          <w:color w:val="252525"/>
          <w:sz w:val="22"/>
        </w:rPr>
        <w:t>Panicker</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vivek.panicker+case.100483@example.invalid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+91-86960-74205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rohith.rao+case.100083@example.invalid</w:t>
      </w:r>
      <w:r>
        <w:rPr>
          <w:rFonts w:ascii="Times New Roman" w:hAnsi="Times New Roman"/>
          <w:b w:val="0"/>
          <w:i w:val="0"/>
          <w:color w:val="222222"/>
          <w:sz w:val="22"/>
        </w:rPr>
        <w:t>. Agreement reference 2031-02-0009.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2031-02-0010 / Clauses 73–80</w:t>
      </w:r>
    </w:p>
    <w:p>
      <w:pPr>
        <w:keepNext/>
        <w:widowControl w:val="0"/>
        <w:spacing w:after="80" w:line="259" w:lineRule="auto"/>
      </w:pPr>
      <w:r>
        <w:rPr>
          <w:rFonts w:ascii="Times New Roman" w:hAnsi="Times New Roman"/>
          <w:b/>
          <w:i w:val="0"/>
          <w:color w:val="252525"/>
          <w:sz w:val="23"/>
        </w:rPr>
        <w:t>73.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Charlotte </w:t>
      </w:r>
      <w:r>
        <w:rPr>
          <w:rFonts w:ascii="Times New Roman" w:hAnsi="Times New Roman"/>
          <w:b/>
          <w:i/>
          <w:color w:val="252525"/>
          <w:sz w:val="22"/>
        </w:rPr>
        <w:t>Morgan</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charlotte.morgan+case.100532@example.invalid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555-0132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Valeria </w:t>
      </w:r>
      <w:r>
        <w:rPr>
          <w:rFonts w:ascii="Times New Roman" w:hAnsi="Times New Roman"/>
          <w:b/>
          <w:i/>
          <w:color w:val="252525"/>
          <w:sz w:val="22"/>
        </w:rPr>
        <w:t>López</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valeria.lopez+case.100536@example.invalid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+34 699 536 420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80.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rohith.rao+case.100083@example.invalid</w:t>
      </w:r>
      <w:r>
        <w:rPr>
          <w:rFonts w:ascii="Times New Roman" w:hAnsi="Times New Roman"/>
          <w:b w:val="0"/>
          <w:i w:val="0"/>
          <w:color w:val="222222"/>
          <w:sz w:val="22"/>
        </w:rPr>
        <w:t>. Agreement reference 2031-02-0010.</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2031-02-0011 / Clauses 81–88</w:t>
      </w:r>
    </w:p>
    <w:p>
      <w:pPr>
        <w:keepNext/>
        <w:widowControl w:val="0"/>
        <w:spacing w:after="80" w:line="259" w:lineRule="auto"/>
      </w:pPr>
      <w:r>
        <w:rPr>
          <w:rFonts w:ascii="Times New Roman" w:hAnsi="Times New Roman"/>
          <w:b/>
          <w:i w:val="0"/>
          <w:color w:val="252525"/>
          <w:sz w:val="23"/>
        </w:rPr>
        <w:t>81.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82.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83.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Karthik </w:t>
      </w:r>
      <w:r>
        <w:rPr>
          <w:rFonts w:ascii="Times New Roman" w:hAnsi="Times New Roman"/>
          <w:b/>
          <w:i/>
          <w:color w:val="252525"/>
          <w:sz w:val="22"/>
        </w:rPr>
        <w:t>Balasubramanian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karthik.balasubramanian+case.100585@example.invalid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+91-85001-54402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84.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85.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86.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87.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Manoj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manoj.rao+case.100589@example.invalid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9472289792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88.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rohith.rao+case.100083@example.invalid</w:t>
      </w:r>
      <w:r>
        <w:rPr>
          <w:rFonts w:ascii="Times New Roman" w:hAnsi="Times New Roman"/>
          <w:b w:val="0"/>
          <w:i w:val="0"/>
          <w:color w:val="222222"/>
          <w:sz w:val="22"/>
        </w:rPr>
        <w:t>. Agreement reference 2031-02-0011.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2031-02-0012 / Clauses 89–96</w:t>
      </w:r>
    </w:p>
    <w:p>
      <w:pPr>
        <w:keepNext/>
        <w:widowControl w:val="0"/>
        <w:spacing w:after="80" w:line="259" w:lineRule="auto"/>
      </w:pPr>
      <w:r>
        <w:rPr>
          <w:rFonts w:ascii="Times New Roman" w:hAnsi="Times New Roman"/>
          <w:b/>
          <w:i w:val="0"/>
          <w:color w:val="252525"/>
          <w:sz w:val="23"/>
        </w:rPr>
        <w:t>89.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90.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91.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Layla </w:t>
      </w:r>
      <w:r>
        <w:rPr>
          <w:rFonts w:ascii="Times New Roman" w:hAnsi="Times New Roman"/>
          <w:b/>
          <w:i/>
          <w:color w:val="252525"/>
          <w:sz w:val="22"/>
        </w:rPr>
        <w:t>Rahman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layla.rahman+case.100638@example.invalid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+971 50 638 7820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92.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93.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94.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95.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Divya </w:t>
      </w:r>
      <w:r>
        <w:rPr>
          <w:rFonts w:ascii="Times New Roman" w:hAnsi="Times New Roman"/>
          <w:b/>
          <w:i/>
          <w:color w:val="252525"/>
          <w:sz w:val="22"/>
        </w:rPr>
        <w:t>Natarajan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divya.natarajan+case.100642@example.invalid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+91-72492-57905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96.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rohith.rao+case.100083@example.invalid</w:t>
      </w:r>
      <w:r>
        <w:rPr>
          <w:rFonts w:ascii="Times New Roman" w:hAnsi="Times New Roman"/>
          <w:b w:val="0"/>
          <w:i w:val="0"/>
          <w:color w:val="222222"/>
          <w:sz w:val="22"/>
        </w:rPr>
        <w:t>. Agreement reference 2031-02-0012.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2031-02-0013 / Clauses 97–104</w:t>
      </w:r>
    </w:p>
    <w:p>
      <w:pPr>
        <w:keepNext/>
        <w:widowControl w:val="0"/>
        <w:spacing w:after="80" w:line="259" w:lineRule="auto"/>
      </w:pPr>
      <w:r>
        <w:rPr>
          <w:rFonts w:ascii="Times New Roman" w:hAnsi="Times New Roman"/>
          <w:b/>
          <w:i w:val="0"/>
          <w:color w:val="252525"/>
          <w:sz w:val="23"/>
        </w:rPr>
        <w:t>97.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98.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99.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Mansi </w:t>
      </w:r>
      <w:r>
        <w:rPr>
          <w:rFonts w:ascii="Times New Roman" w:hAnsi="Times New Roman"/>
          <w:b/>
          <w:i/>
          <w:color w:val="252525"/>
          <w:sz w:val="22"/>
        </w:rPr>
        <w:t>Shah</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mansi.shah+case.100691@example.invalid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7692257468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100.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101.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102.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103.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Camille </w:t>
      </w:r>
      <w:r>
        <w:rPr>
          <w:rFonts w:ascii="Times New Roman" w:hAnsi="Times New Roman"/>
          <w:b/>
          <w:i/>
          <w:color w:val="252525"/>
          <w:sz w:val="22"/>
        </w:rPr>
        <w:t>Bernard</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camille.bernard+case.100695@example.invalid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+33 1 99 95 20 30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104.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Meera </w:t>
      </w:r>
      <w:r>
        <w:rPr>
          <w:rFonts w:ascii="Times New Roman" w:hAnsi="Times New Roman"/>
          <w:b/>
          <w:i/>
          <w:color w:val="252525"/>
          <w:sz w:val="22"/>
        </w:rPr>
        <w:t>Verma</w:t>
      </w:r>
      <w:r>
        <w:rPr>
          <w:rFonts w:ascii="Times New Roman" w:hAnsi="Times New Roman"/>
          <w:b w:val="0"/>
          <w:i w:val="0"/>
          <w:color w:val="222222"/>
          <w:sz w:val="22"/>
        </w:rPr>
        <w:t xml:space="preserve"> / </w:t>
      </w:r>
      <w:r>
        <w:rPr>
          <w:rFonts w:ascii="Times New Roman" w:hAnsi="Times New Roman"/>
          <w:b w:val="0"/>
          <w:i w:val="0"/>
          <w:color w:val="222222"/>
          <w:sz w:val="22"/>
        </w:rPr>
        <w:t>meera.verma+case.100123@example.invalid</w:t>
      </w:r>
      <w:r>
        <w:rPr>
          <w:rFonts w:ascii="Times New Roman" w:hAnsi="Times New Roman"/>
          <w:b w:val="0"/>
          <w:i w:val="0"/>
          <w:color w:val="222222"/>
          <w:sz w:val="22"/>
        </w:rPr>
        <w:t>. Agreement reference 2031-02-0013.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2031-02-0014 / Clauses 105–112</w:t>
      </w:r>
    </w:p>
    <w:p>
      <w:pPr>
        <w:keepNext/>
        <w:widowControl w:val="0"/>
        <w:spacing w:after="80" w:line="259" w:lineRule="auto"/>
      </w:pPr>
      <w:r>
        <w:rPr>
          <w:rFonts w:ascii="Times New Roman" w:hAnsi="Times New Roman"/>
          <w:b/>
          <w:i w:val="0"/>
          <w:color w:val="252525"/>
          <w:sz w:val="23"/>
        </w:rPr>
        <w:t>105.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106.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107.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Arjun </w:t>
      </w:r>
      <w:r>
        <w:rPr>
          <w:rFonts w:ascii="Times New Roman" w:hAnsi="Times New Roman"/>
          <w:b/>
          <w:i/>
          <w:color w:val="252525"/>
          <w:sz w:val="22"/>
        </w:rPr>
        <w:t>Verma</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arjun.verma+case.100744@example.invalid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+91-82046-73398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108.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109.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110.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111.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Jinal </w:t>
      </w:r>
      <w:r>
        <w:rPr>
          <w:rFonts w:ascii="Times New Roman" w:hAnsi="Times New Roman"/>
          <w:b/>
          <w:i/>
          <w:color w:val="252525"/>
          <w:sz w:val="22"/>
        </w:rPr>
        <w:t>Pandya</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jinal.pandya+case.100748@example.invalid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7971756966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112.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Meera </w:t>
      </w:r>
      <w:r>
        <w:rPr>
          <w:rFonts w:ascii="Times New Roman" w:hAnsi="Times New Roman"/>
          <w:b/>
          <w:i/>
          <w:color w:val="252525"/>
          <w:sz w:val="22"/>
        </w:rPr>
        <w:t>Verma</w:t>
      </w:r>
      <w:r>
        <w:rPr>
          <w:rFonts w:ascii="Times New Roman" w:hAnsi="Times New Roman"/>
          <w:b w:val="0"/>
          <w:i w:val="0"/>
          <w:color w:val="222222"/>
          <w:sz w:val="22"/>
        </w:rPr>
        <w:t xml:space="preserve"> / </w:t>
      </w:r>
      <w:r>
        <w:rPr>
          <w:rFonts w:ascii="Times New Roman" w:hAnsi="Times New Roman"/>
          <w:b w:val="0"/>
          <w:i w:val="0"/>
          <w:color w:val="222222"/>
          <w:sz w:val="22"/>
        </w:rPr>
        <w:t>meera.verma+case.100123@example.invalid</w:t>
      </w:r>
      <w:r>
        <w:rPr>
          <w:rFonts w:ascii="Times New Roman" w:hAnsi="Times New Roman"/>
          <w:b w:val="0"/>
          <w:i w:val="0"/>
          <w:color w:val="222222"/>
          <w:sz w:val="22"/>
        </w:rPr>
        <w:t>. Agreement reference 2031-02-0014.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2031-02-0015 / Clauses 113–120</w:t>
      </w:r>
    </w:p>
    <w:p>
      <w:pPr>
        <w:keepNext/>
        <w:widowControl w:val="0"/>
        <w:spacing w:after="80" w:line="259" w:lineRule="auto"/>
      </w:pPr>
      <w:r>
        <w:rPr>
          <w:rFonts w:ascii="Times New Roman" w:hAnsi="Times New Roman"/>
          <w:b/>
          <w:i w:val="0"/>
          <w:color w:val="252525"/>
          <w:sz w:val="23"/>
        </w:rPr>
        <w:t>113.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114.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115.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Sota </w:t>
      </w:r>
      <w:r>
        <w:rPr>
          <w:rFonts w:ascii="Times New Roman" w:hAnsi="Times New Roman"/>
          <w:b/>
          <w:i/>
          <w:color w:val="252525"/>
          <w:sz w:val="22"/>
        </w:rPr>
        <w:t>Ito</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sota.ito+case.100797@example.invalid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+81 90 0797 4102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116.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117.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118.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119.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Kabir </w:t>
      </w:r>
      <w:r>
        <w:rPr>
          <w:rFonts w:ascii="Times New Roman" w:hAnsi="Times New Roman"/>
          <w:b/>
          <w:i/>
          <w:color w:val="252525"/>
          <w:sz w:val="22"/>
        </w:rPr>
        <w:t>Kapoor</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kabir.kapoor+case.100801@example.invalid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+91-73683-94732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120.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Meera </w:t>
      </w:r>
      <w:r>
        <w:rPr>
          <w:rFonts w:ascii="Times New Roman" w:hAnsi="Times New Roman"/>
          <w:b/>
          <w:i/>
          <w:color w:val="252525"/>
          <w:sz w:val="22"/>
        </w:rPr>
        <w:t>Verma</w:t>
      </w:r>
      <w:r>
        <w:rPr>
          <w:rFonts w:ascii="Times New Roman" w:hAnsi="Times New Roman"/>
          <w:b w:val="0"/>
          <w:i w:val="0"/>
          <w:color w:val="222222"/>
          <w:sz w:val="22"/>
        </w:rPr>
        <w:t xml:space="preserve"> / </w:t>
      </w:r>
      <w:r>
        <w:rPr>
          <w:rFonts w:ascii="Times New Roman" w:hAnsi="Times New Roman"/>
          <w:b w:val="0"/>
          <w:i w:val="0"/>
          <w:color w:val="222222"/>
          <w:sz w:val="22"/>
        </w:rPr>
        <w:t>meera.verma+case.100123@example.invalid</w:t>
      </w:r>
      <w:r>
        <w:rPr>
          <w:rFonts w:ascii="Times New Roman" w:hAnsi="Times New Roman"/>
          <w:b w:val="0"/>
          <w:i w:val="0"/>
          <w:color w:val="222222"/>
          <w:sz w:val="22"/>
        </w:rPr>
        <w:t>. Agreement reference 2031-02-0015.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2031-02-0016 / Clauses 121–128</w:t>
      </w:r>
    </w:p>
    <w:p>
      <w:pPr>
        <w:keepNext/>
        <w:widowControl w:val="0"/>
        <w:spacing w:after="80" w:line="259" w:lineRule="auto"/>
      </w:pPr>
      <w:r>
        <w:rPr>
          <w:rFonts w:ascii="Times New Roman" w:hAnsi="Times New Roman"/>
          <w:b/>
          <w:i w:val="0"/>
          <w:color w:val="252525"/>
          <w:sz w:val="23"/>
        </w:rPr>
        <w:t>121.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122.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123.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Tania </w:t>
      </w:r>
      <w:r>
        <w:rPr>
          <w:rFonts w:ascii="Times New Roman" w:hAnsi="Times New Roman"/>
          <w:b/>
          <w:i/>
          <w:color w:val="252525"/>
          <w:sz w:val="22"/>
        </w:rPr>
        <w:t>Chatterjee</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tania.chatterjee+case.100850@example.invalid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9054709095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124.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125.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126.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127.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Laura </w:t>
      </w:r>
      <w:r>
        <w:rPr>
          <w:rFonts w:ascii="Times New Roman" w:hAnsi="Times New Roman"/>
          <w:b/>
          <w:i/>
          <w:color w:val="252525"/>
          <w:sz w:val="22"/>
        </w:rPr>
        <w:t>Hoffmann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laura.hoffmann+case.100854@example.invalid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5550-0854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128.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Meera </w:t>
      </w:r>
      <w:r>
        <w:rPr>
          <w:rFonts w:ascii="Times New Roman" w:hAnsi="Times New Roman"/>
          <w:b/>
          <w:i/>
          <w:color w:val="252525"/>
          <w:sz w:val="22"/>
        </w:rPr>
        <w:t>Verma</w:t>
      </w:r>
      <w:r>
        <w:rPr>
          <w:rFonts w:ascii="Times New Roman" w:hAnsi="Times New Roman"/>
          <w:b w:val="0"/>
          <w:i w:val="0"/>
          <w:color w:val="222222"/>
          <w:sz w:val="22"/>
        </w:rPr>
        <w:t xml:space="preserve"> / </w:t>
      </w:r>
      <w:r>
        <w:rPr>
          <w:rFonts w:ascii="Times New Roman" w:hAnsi="Times New Roman"/>
          <w:b w:val="0"/>
          <w:i w:val="0"/>
          <w:color w:val="222222"/>
          <w:sz w:val="22"/>
        </w:rPr>
        <w:t>meera.verma+case.100123@example.invalid</w:t>
      </w:r>
      <w:r>
        <w:rPr>
          <w:rFonts w:ascii="Times New Roman" w:hAnsi="Times New Roman"/>
          <w:b w:val="0"/>
          <w:i w:val="0"/>
          <w:color w:val="222222"/>
          <w:sz w:val="22"/>
        </w:rPr>
        <w:t>. Agreement reference 2031-02-0016.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2031-02-0017 / Clauses 129–136</w:t>
      </w:r>
    </w:p>
    <w:p>
      <w:pPr>
        <w:keepNext/>
        <w:widowControl w:val="0"/>
        <w:spacing w:after="80" w:line="259" w:lineRule="auto"/>
      </w:pPr>
      <w:r>
        <w:rPr>
          <w:rFonts w:ascii="Times New Roman" w:hAnsi="Times New Roman"/>
          <w:b/>
          <w:i w:val="0"/>
          <w:color w:val="252525"/>
          <w:sz w:val="23"/>
        </w:rPr>
        <w:t>129.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130.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131.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Pooja </w:t>
      </w:r>
      <w:r>
        <w:rPr>
          <w:rFonts w:ascii="Times New Roman" w:hAnsi="Times New Roman"/>
          <w:b/>
          <w:i/>
          <w:color w:val="252525"/>
          <w:sz w:val="22"/>
        </w:rPr>
        <w:t>Gokhale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pooja.gokhale+case.100903@example.invalid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+91-91883-35009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132.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133.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134.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135.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Anirban </w:t>
      </w:r>
      <w:r>
        <w:rPr>
          <w:rFonts w:ascii="Times New Roman" w:hAnsi="Times New Roman"/>
          <w:b/>
          <w:i/>
          <w:color w:val="252525"/>
          <w:sz w:val="22"/>
        </w:rPr>
        <w:t>Chatterjee</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anirban.chatterjee+case.100907@example.invalid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8472270442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136.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Thampi</w:t>
      </w:r>
      <w:r>
        <w:rPr>
          <w:rFonts w:ascii="Times New Roman" w:hAnsi="Times New Roman"/>
          <w:b w:val="0"/>
          <w:i w:val="0"/>
          <w:color w:val="222222"/>
          <w:sz w:val="22"/>
        </w:rPr>
        <w:t xml:space="preserve"> / </w:t>
      </w:r>
      <w:r>
        <w:rPr>
          <w:rFonts w:ascii="Times New Roman" w:hAnsi="Times New Roman"/>
          <w:b w:val="0"/>
          <w:i w:val="0"/>
          <w:color w:val="222222"/>
          <w:sz w:val="22"/>
        </w:rPr>
        <w:t>lakshmi.thampi+case.100163@example.invalid</w:t>
      </w:r>
      <w:r>
        <w:rPr>
          <w:rFonts w:ascii="Times New Roman" w:hAnsi="Times New Roman"/>
          <w:b w:val="0"/>
          <w:i w:val="0"/>
          <w:color w:val="222222"/>
          <w:sz w:val="22"/>
        </w:rPr>
        <w:t>. Agreement reference 2031-02-0017.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2031-02-0018 / Clauses 137–144</w:t>
      </w:r>
    </w:p>
    <w:p>
      <w:pPr>
        <w:keepNext/>
        <w:widowControl w:val="0"/>
        <w:spacing w:after="80" w:line="259" w:lineRule="auto"/>
      </w:pPr>
      <w:r>
        <w:rPr>
          <w:rFonts w:ascii="Times New Roman" w:hAnsi="Times New Roman"/>
          <w:b/>
          <w:i w:val="0"/>
          <w:color w:val="252525"/>
          <w:sz w:val="23"/>
        </w:rPr>
        <w:t>137.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138.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139.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Álvaro </w:t>
      </w:r>
      <w:r>
        <w:rPr>
          <w:rFonts w:ascii="Times New Roman" w:hAnsi="Times New Roman"/>
          <w:b/>
          <w:i/>
          <w:color w:val="252525"/>
          <w:sz w:val="22"/>
        </w:rPr>
        <w:t>Torres</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alvaro.torres+case.100956@example.invalid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+34 699 956 420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140.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141.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142.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143.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Pooja </w:t>
      </w:r>
      <w:r>
        <w:rPr>
          <w:rFonts w:ascii="Times New Roman" w:hAnsi="Times New Roman"/>
          <w:b/>
          <w:i/>
          <w:color w:val="252525"/>
          <w:sz w:val="22"/>
        </w:rPr>
        <w:t>Joshi</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pooja.joshi+case.100960@example.invalid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+91-73719-50344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144.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Thampi</w:t>
      </w:r>
      <w:r>
        <w:rPr>
          <w:rFonts w:ascii="Times New Roman" w:hAnsi="Times New Roman"/>
          <w:b w:val="0"/>
          <w:i w:val="0"/>
          <w:color w:val="222222"/>
          <w:sz w:val="22"/>
        </w:rPr>
        <w:t xml:space="preserve"> / </w:t>
      </w:r>
      <w:r>
        <w:rPr>
          <w:rFonts w:ascii="Times New Roman" w:hAnsi="Times New Roman"/>
          <w:b w:val="0"/>
          <w:i w:val="0"/>
          <w:color w:val="222222"/>
          <w:sz w:val="22"/>
        </w:rPr>
        <w:t>lakshmi.thampi+case.100163@example.invalid</w:t>
      </w:r>
      <w:r>
        <w:rPr>
          <w:rFonts w:ascii="Times New Roman" w:hAnsi="Times New Roman"/>
          <w:b w:val="0"/>
          <w:i w:val="0"/>
          <w:color w:val="222222"/>
          <w:sz w:val="22"/>
        </w:rPr>
        <w:t>. Agreement reference 2031-02-0018.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2031-02-0019 / Clauses 145–152</w:t>
      </w:r>
    </w:p>
    <w:p>
      <w:pPr>
        <w:keepNext/>
        <w:widowControl w:val="0"/>
        <w:spacing w:after="80" w:line="259" w:lineRule="auto"/>
      </w:pPr>
      <w:r>
        <w:rPr>
          <w:rFonts w:ascii="Times New Roman" w:hAnsi="Times New Roman"/>
          <w:b/>
          <w:i w:val="0"/>
          <w:color w:val="252525"/>
          <w:sz w:val="23"/>
        </w:rPr>
        <w:t>145.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146.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147.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Aparna </w:t>
      </w:r>
      <w:r>
        <w:rPr>
          <w:rFonts w:ascii="Times New Roman" w:hAnsi="Times New Roman"/>
          <w:b/>
          <w:i/>
          <w:color w:val="252525"/>
          <w:sz w:val="22"/>
        </w:rPr>
        <w:t>Varma</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aparna.varma+case.101009@example.invalid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7451234018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148.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149.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150.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151.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Alice </w:t>
      </w:r>
      <w:r>
        <w:rPr>
          <w:rFonts w:ascii="Times New Roman" w:hAnsi="Times New Roman"/>
          <w:b/>
          <w:i/>
          <w:color w:val="252525"/>
          <w:sz w:val="22"/>
        </w:rPr>
        <w:t>Watson</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alice.watson+case.101013@example.invalid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+44 7700 900013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152.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Thampi</w:t>
      </w:r>
      <w:r>
        <w:rPr>
          <w:rFonts w:ascii="Times New Roman" w:hAnsi="Times New Roman"/>
          <w:b w:val="0"/>
          <w:i w:val="0"/>
          <w:color w:val="222222"/>
          <w:sz w:val="22"/>
        </w:rPr>
        <w:t xml:space="preserve"> / </w:t>
      </w:r>
      <w:r>
        <w:rPr>
          <w:rFonts w:ascii="Times New Roman" w:hAnsi="Times New Roman"/>
          <w:b w:val="0"/>
          <w:i w:val="0"/>
          <w:color w:val="222222"/>
          <w:sz w:val="22"/>
        </w:rPr>
        <w:t>lakshmi.thampi+case.100163@example.invalid</w:t>
      </w:r>
      <w:r>
        <w:rPr>
          <w:rFonts w:ascii="Times New Roman" w:hAnsi="Times New Roman"/>
          <w:b w:val="0"/>
          <w:i w:val="0"/>
          <w:color w:val="222222"/>
          <w:sz w:val="22"/>
        </w:rPr>
        <w:t>. Agreement reference 2031-02-0019.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2031-02-0020 / Clauses 153–160</w:t>
      </w:r>
    </w:p>
    <w:p>
      <w:pPr>
        <w:keepNext/>
        <w:widowControl w:val="0"/>
        <w:spacing w:after="80" w:line="259" w:lineRule="auto"/>
      </w:pPr>
      <w:r>
        <w:rPr>
          <w:rFonts w:ascii="Times New Roman" w:hAnsi="Times New Roman"/>
          <w:b/>
          <w:i w:val="0"/>
          <w:color w:val="252525"/>
          <w:sz w:val="23"/>
        </w:rPr>
        <w:t>153.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154.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155.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Goud</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rohith.goud+case.101062@example.invalid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+91-71671-59170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156.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157.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158.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159.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Lakshmi </w:t>
      </w:r>
      <w:r>
        <w:rPr>
          <w:rFonts w:ascii="Times New Roman" w:hAnsi="Times New Roman"/>
          <w:b/>
          <w:i/>
          <w:color w:val="252525"/>
          <w:sz w:val="22"/>
        </w:rPr>
        <w:t>Panicker</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lakshmi.panicker+case.101066@example.invalid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7030457292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160.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Thampi</w:t>
      </w:r>
      <w:r>
        <w:rPr>
          <w:rFonts w:ascii="Times New Roman" w:hAnsi="Times New Roman"/>
          <w:b w:val="0"/>
          <w:i w:val="0"/>
          <w:color w:val="222222"/>
          <w:sz w:val="22"/>
        </w:rPr>
        <w:t xml:space="preserve"> / </w:t>
      </w:r>
      <w:r>
        <w:rPr>
          <w:rFonts w:ascii="Times New Roman" w:hAnsi="Times New Roman"/>
          <w:b w:val="0"/>
          <w:i w:val="0"/>
          <w:color w:val="222222"/>
          <w:sz w:val="22"/>
        </w:rPr>
        <w:t>lakshmi.thampi+case.100163@example.invalid</w:t>
      </w:r>
      <w:r>
        <w:rPr>
          <w:rFonts w:ascii="Times New Roman" w:hAnsi="Times New Roman"/>
          <w:b w:val="0"/>
          <w:i w:val="0"/>
          <w:color w:val="222222"/>
          <w:sz w:val="22"/>
        </w:rPr>
        <w:t>. Agreement reference 2031-02-0020.</w:t>
      </w:r>
    </w:p>
    <w:p>
      <w:pPr>
        <w:widowControl w:val="0"/>
        <w:spacing w:after="60" w:line="259" w:lineRule="auto"/>
      </w:pPr>
      <w:r>
        <w:rPr>
          <w:rFonts w:ascii="Times New Roman" w:hAnsi="Times New Roman"/>
          <w:b w:val="0"/>
          <w:i w:val="0"/>
          <w:color w:val="222222"/>
          <w:sz w:val="22"/>
        </w:rPr>
        <w:t xml:space="preserve">Annual review and Annex A remain approved. Reviewer </w:t>
      </w:r>
      <w:r>
        <w:rPr>
          <w:rFonts w:ascii="Times New Roman" w:hAnsi="Times New Roman"/>
          <w:b/>
          <w:i w:val="0"/>
          <w:color w:val="252525"/>
          <w:sz w:val="22"/>
        </w:rPr>
        <w:t>Ann</w:t>
      </w:r>
      <w:r>
        <w:rPr>
          <w:rFonts w:ascii="Times New Roman" w:hAnsi="Times New Roman"/>
          <w:b w:val="0"/>
          <w:i w:val="0"/>
          <w:color w:val="222222"/>
          <w:sz w:val="22"/>
        </w:rPr>
        <w:t>.</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2031-02-0021 / Clauses 161–168</w:t>
      </w:r>
    </w:p>
    <w:p>
      <w:pPr>
        <w:keepNext/>
        <w:widowControl w:val="0"/>
        <w:spacing w:after="80" w:line="259" w:lineRule="auto"/>
      </w:pPr>
      <w:r>
        <w:rPr>
          <w:rFonts w:ascii="Times New Roman" w:hAnsi="Times New Roman"/>
          <w:b/>
          <w:i w:val="0"/>
          <w:color w:val="252525"/>
          <w:sz w:val="23"/>
        </w:rPr>
        <w:t>161.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162.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163.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Anaïs </w:t>
      </w:r>
      <w:r>
        <w:rPr>
          <w:rFonts w:ascii="Times New Roman" w:hAnsi="Times New Roman"/>
          <w:b/>
          <w:i/>
          <w:color w:val="252525"/>
          <w:sz w:val="22"/>
        </w:rPr>
        <w:t>Roux</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anais.roux+case.101115@example.invalid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+33 1 99 15 20 30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164.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165.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166.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167.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João </w:t>
      </w:r>
      <w:r>
        <w:rPr>
          <w:rFonts w:ascii="Times New Roman" w:hAnsi="Times New Roman"/>
          <w:b/>
          <w:i/>
          <w:color w:val="252525"/>
          <w:sz w:val="22"/>
        </w:rPr>
        <w:t>Santos</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joao.santos+case.101119@example.invalid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91119-5012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168.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hetal.dave+case.100203@example.invalid</w:t>
      </w:r>
      <w:r>
        <w:rPr>
          <w:rFonts w:ascii="Times New Roman" w:hAnsi="Times New Roman"/>
          <w:b w:val="0"/>
          <w:i w:val="0"/>
          <w:color w:val="222222"/>
          <w:sz w:val="22"/>
        </w:rPr>
        <w:t>. Agreement reference 2031-02-0021.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2031-02-0022 / Clauses 169–176</w:t>
      </w:r>
    </w:p>
    <w:p>
      <w:pPr>
        <w:keepNext/>
        <w:widowControl w:val="0"/>
        <w:spacing w:after="80" w:line="259" w:lineRule="auto"/>
      </w:pPr>
      <w:r>
        <w:rPr>
          <w:rFonts w:ascii="Times New Roman" w:hAnsi="Times New Roman"/>
          <w:b/>
          <w:i w:val="0"/>
          <w:color w:val="252525"/>
          <w:sz w:val="23"/>
        </w:rPr>
        <w:t>169.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170.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171.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Pranav </w:t>
      </w:r>
      <w:r>
        <w:rPr>
          <w:rFonts w:ascii="Times New Roman" w:hAnsi="Times New Roman"/>
          <w:b/>
          <w:i/>
          <w:color w:val="252525"/>
          <w:sz w:val="22"/>
        </w:rPr>
        <w:t>Iyer</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pranav.iyer+case.101168@example.invalid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9969096731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172.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173.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174.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175.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Amelia </w:t>
      </w:r>
      <w:r>
        <w:rPr>
          <w:rFonts w:ascii="Times New Roman" w:hAnsi="Times New Roman"/>
          <w:b/>
          <w:i/>
          <w:color w:val="252525"/>
          <w:sz w:val="22"/>
        </w:rPr>
        <w:t>Williams</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amelia.williams+case.101172@example.invalid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555-0172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176.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hetal.dave+case.100203@example.invalid</w:t>
      </w:r>
      <w:r>
        <w:rPr>
          <w:rFonts w:ascii="Times New Roman" w:hAnsi="Times New Roman"/>
          <w:b w:val="0"/>
          <w:i w:val="0"/>
          <w:color w:val="222222"/>
          <w:sz w:val="22"/>
        </w:rPr>
        <w:t>. Agreement reference 2031-02-0022.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2031-02-0023 / Clauses 177–184</w:t>
      </w:r>
    </w:p>
    <w:p>
      <w:pPr>
        <w:keepNext/>
        <w:widowControl w:val="0"/>
        <w:spacing w:after="80" w:line="259" w:lineRule="auto"/>
      </w:pPr>
      <w:r>
        <w:rPr>
          <w:rFonts w:ascii="Times New Roman" w:hAnsi="Times New Roman"/>
          <w:b/>
          <w:i w:val="0"/>
          <w:color w:val="252525"/>
          <w:sz w:val="23"/>
        </w:rPr>
        <w:t>177.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178.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179.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Rakesh </w:t>
      </w:r>
      <w:r>
        <w:rPr>
          <w:rFonts w:ascii="Times New Roman" w:hAnsi="Times New Roman"/>
          <w:b/>
          <w:i/>
          <w:color w:val="252525"/>
          <w:sz w:val="22"/>
        </w:rPr>
        <w:t>Bhat</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rakesh.bhat+case.101221@example.invalid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+91-81692-16841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180.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181.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182.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183.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Anitha </w:t>
      </w:r>
      <w:r>
        <w:rPr>
          <w:rFonts w:ascii="Times New Roman" w:hAnsi="Times New Roman"/>
          <w:b/>
          <w:i/>
          <w:color w:val="252525"/>
          <w:sz w:val="22"/>
        </w:rPr>
        <w:t>Rajendran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anitha.rajendran+case.101225@example.invalid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8846329938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184.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hetal.dave+case.100203@example.invalid</w:t>
      </w:r>
      <w:r>
        <w:rPr>
          <w:rFonts w:ascii="Times New Roman" w:hAnsi="Times New Roman"/>
          <w:b w:val="0"/>
          <w:i w:val="0"/>
          <w:color w:val="222222"/>
          <w:sz w:val="22"/>
        </w:rPr>
        <w:t>. Agreement reference 2031-02-0023.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2031-02-0024 / Clauses 185–192</w:t>
      </w:r>
    </w:p>
    <w:p>
      <w:pPr>
        <w:keepNext/>
        <w:widowControl w:val="0"/>
        <w:spacing w:after="80" w:line="259" w:lineRule="auto"/>
      </w:pPr>
      <w:r>
        <w:rPr>
          <w:rFonts w:ascii="Times New Roman" w:hAnsi="Times New Roman"/>
          <w:b/>
          <w:i w:val="0"/>
          <w:color w:val="252525"/>
          <w:sz w:val="23"/>
        </w:rPr>
        <w:t>185.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186.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187.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Sophie </w:t>
      </w:r>
      <w:r>
        <w:rPr>
          <w:rFonts w:ascii="Times New Roman" w:hAnsi="Times New Roman"/>
          <w:b/>
          <w:i/>
          <w:color w:val="252525"/>
          <w:sz w:val="22"/>
        </w:rPr>
        <w:t>Schäfer</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sophie.schafer+case.101274@example.invalid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5550-1274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188.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189.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190.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191.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Hana </w:t>
      </w:r>
      <w:r>
        <w:rPr>
          <w:rFonts w:ascii="Times New Roman" w:hAnsi="Times New Roman"/>
          <w:b/>
          <w:i/>
          <w:color w:val="252525"/>
          <w:sz w:val="22"/>
        </w:rPr>
        <w:t>Mansour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hana.mansour+case.101278@example.invalid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+971 50 278 7820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192.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hetal.dave+case.100203@example.invalid</w:t>
      </w:r>
      <w:r>
        <w:rPr>
          <w:rFonts w:ascii="Times New Roman" w:hAnsi="Times New Roman"/>
          <w:b w:val="0"/>
          <w:i w:val="0"/>
          <w:color w:val="222222"/>
          <w:sz w:val="22"/>
        </w:rPr>
        <w:t>. Agreement reference 2031-02-0024.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2031-02-0025 / Clauses 193–200</w:t>
      </w:r>
    </w:p>
    <w:p>
      <w:pPr>
        <w:keepNext/>
        <w:widowControl w:val="0"/>
        <w:spacing w:after="80" w:line="259" w:lineRule="auto"/>
      </w:pPr>
      <w:r>
        <w:rPr>
          <w:rFonts w:ascii="Times New Roman" w:hAnsi="Times New Roman"/>
          <w:b/>
          <w:i w:val="0"/>
          <w:color w:val="252525"/>
          <w:sz w:val="23"/>
        </w:rPr>
        <w:t>193.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194.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195.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Vikram </w:t>
      </w:r>
      <w:r>
        <w:rPr>
          <w:rFonts w:ascii="Times New Roman" w:hAnsi="Times New Roman"/>
          <w:b/>
          <w:i/>
          <w:color w:val="252525"/>
          <w:sz w:val="22"/>
        </w:rPr>
        <w:t>Tandon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vikram.tandon+case.101327@example.invalid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9300822541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196.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197.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198.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199.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Mansi </w:t>
      </w:r>
      <w:r>
        <w:rPr>
          <w:rFonts w:ascii="Times New Roman" w:hAnsi="Times New Roman"/>
          <w:b/>
          <w:i/>
          <w:color w:val="252525"/>
          <w:sz w:val="22"/>
        </w:rPr>
        <w:t>Patel</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mansi.patel+case.101331@example.invalid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+91 95458 92967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200.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Varun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varun.rao+case.100243@example.invalid</w:t>
      </w:r>
      <w:r>
        <w:rPr>
          <w:rFonts w:ascii="Times New Roman" w:hAnsi="Times New Roman"/>
          <w:b w:val="0"/>
          <w:i w:val="0"/>
          <w:color w:val="222222"/>
          <w:sz w:val="22"/>
        </w:rPr>
        <w:t>. Agreement reference 2031-02-0025.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2031-02-0026 / Clauses 201–208</w:t>
      </w:r>
    </w:p>
    <w:p>
      <w:pPr>
        <w:keepNext/>
        <w:widowControl w:val="0"/>
        <w:spacing w:after="80" w:line="259" w:lineRule="auto"/>
      </w:pPr>
      <w:r>
        <w:rPr>
          <w:rFonts w:ascii="Times New Roman" w:hAnsi="Times New Roman"/>
          <w:b/>
          <w:i w:val="0"/>
          <w:color w:val="252525"/>
          <w:sz w:val="23"/>
        </w:rPr>
        <w:t>201.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202.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203.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Yash </w:t>
      </w:r>
      <w:r>
        <w:rPr>
          <w:rFonts w:ascii="Times New Roman" w:hAnsi="Times New Roman"/>
          <w:b/>
          <w:i/>
          <w:color w:val="252525"/>
          <w:sz w:val="22"/>
        </w:rPr>
        <w:t>Patel</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yash.patel+case.101380@example.invalid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+91-95495-74931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204.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205.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206.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207.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Nisha </w:t>
      </w:r>
      <w:r>
        <w:rPr>
          <w:rFonts w:ascii="Times New Roman" w:hAnsi="Times New Roman"/>
          <w:b/>
          <w:i/>
          <w:color w:val="252525"/>
          <w:sz w:val="22"/>
        </w:rPr>
        <w:t>Sethi</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nisha.sethi+case.101384@example.invalid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8687474281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208.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Varun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varun.rao+case.100243@example.invalid</w:t>
      </w:r>
      <w:r>
        <w:rPr>
          <w:rFonts w:ascii="Times New Roman" w:hAnsi="Times New Roman"/>
          <w:b w:val="0"/>
          <w:i w:val="0"/>
          <w:color w:val="222222"/>
          <w:sz w:val="22"/>
        </w:rPr>
        <w:t>. Agreement reference 2031-02-0026.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2031-02-0027 / Clauses 209–216</w:t>
      </w:r>
    </w:p>
    <w:p>
      <w:pPr>
        <w:keepNext/>
        <w:widowControl w:val="0"/>
        <w:spacing w:after="80" w:line="259" w:lineRule="auto"/>
      </w:pPr>
      <w:r>
        <w:rPr>
          <w:rFonts w:ascii="Times New Roman" w:hAnsi="Times New Roman"/>
          <w:b/>
          <w:i w:val="0"/>
          <w:color w:val="252525"/>
          <w:sz w:val="23"/>
        </w:rPr>
        <w:t>209.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210.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211.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Isla </w:t>
      </w:r>
      <w:r>
        <w:rPr>
          <w:rFonts w:ascii="Times New Roman" w:hAnsi="Times New Roman"/>
          <w:b/>
          <w:i/>
          <w:color w:val="252525"/>
          <w:sz w:val="22"/>
        </w:rPr>
        <w:t>Watson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isla.watson+case.101433@example.invalid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+44 7700 900433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212.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213.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214.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215.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Aoi </w:t>
      </w:r>
      <w:r>
        <w:rPr>
          <w:rFonts w:ascii="Times New Roman" w:hAnsi="Times New Roman"/>
          <w:b/>
          <w:i/>
          <w:color w:val="252525"/>
          <w:sz w:val="22"/>
        </w:rPr>
        <w:t>Nakamura</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aoi.nakamura+case.101437@example.invalid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+81 90 1437 4102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216.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Varun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varun.rao+case.100243@example.invalid</w:t>
      </w:r>
      <w:r>
        <w:rPr>
          <w:rFonts w:ascii="Times New Roman" w:hAnsi="Times New Roman"/>
          <w:b w:val="0"/>
          <w:i w:val="0"/>
          <w:color w:val="222222"/>
          <w:sz w:val="22"/>
        </w:rPr>
        <w:t>. Agreement reference 2031-02-0027.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2031-02-0028 / Clauses 217–224</w:t>
      </w:r>
    </w:p>
    <w:p>
      <w:pPr>
        <w:keepNext/>
        <w:widowControl w:val="0"/>
        <w:spacing w:after="80" w:line="259" w:lineRule="auto"/>
      </w:pPr>
      <w:r>
        <w:rPr>
          <w:rFonts w:ascii="Times New Roman" w:hAnsi="Times New Roman"/>
          <w:b/>
          <w:i w:val="0"/>
          <w:color w:val="252525"/>
          <w:sz w:val="23"/>
        </w:rPr>
        <w:t>217.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218.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219.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Neha </w:t>
      </w:r>
      <w:r>
        <w:rPr>
          <w:rFonts w:ascii="Times New Roman" w:hAnsi="Times New Roman"/>
          <w:b/>
          <w:i/>
          <w:color w:val="252525"/>
          <w:sz w:val="22"/>
        </w:rPr>
        <w:t>More</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neha.more+case.101486@example.invalid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8016387272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220.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221.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222.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223.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Sayan </w:t>
      </w:r>
      <w:r>
        <w:rPr>
          <w:rFonts w:ascii="Times New Roman" w:hAnsi="Times New Roman"/>
          <w:b/>
          <w:i/>
          <w:color w:val="252525"/>
          <w:sz w:val="22"/>
        </w:rPr>
        <w:t>Bose</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sayan.bose+case.101490@example.invalid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+91 81312 52717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224.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Varun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varun.rao+case.100243@example.invalid</w:t>
      </w:r>
      <w:r>
        <w:rPr>
          <w:rFonts w:ascii="Times New Roman" w:hAnsi="Times New Roman"/>
          <w:b w:val="0"/>
          <w:i w:val="0"/>
          <w:color w:val="222222"/>
          <w:sz w:val="22"/>
        </w:rPr>
        <w:t>. Agreement reference 2031-02-0028.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2031-02-0029 / Clauses 225–232</w:t>
      </w:r>
    </w:p>
    <w:p>
      <w:pPr>
        <w:keepNext/>
        <w:widowControl w:val="0"/>
        <w:spacing w:after="80" w:line="259" w:lineRule="auto"/>
      </w:pPr>
      <w:r>
        <w:rPr>
          <w:rFonts w:ascii="Times New Roman" w:hAnsi="Times New Roman"/>
          <w:b/>
          <w:i w:val="0"/>
          <w:color w:val="252525"/>
          <w:sz w:val="23"/>
        </w:rPr>
        <w:t>225.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226.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227.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Mariana </w:t>
      </w:r>
      <w:r>
        <w:rPr>
          <w:rFonts w:ascii="Times New Roman" w:hAnsi="Times New Roman"/>
          <w:b/>
          <w:i/>
          <w:color w:val="252525"/>
          <w:sz w:val="22"/>
        </w:rPr>
        <w:t>Santos</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mariana.santos+case.101539@example.invalid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91539-5012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228.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229.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230.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231.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Pooja </w:t>
      </w:r>
      <w:r>
        <w:rPr>
          <w:rFonts w:ascii="Times New Roman" w:hAnsi="Times New Roman"/>
          <w:b/>
          <w:i/>
          <w:color w:val="252525"/>
          <w:sz w:val="22"/>
        </w:rPr>
        <w:t>Kulkarni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pooja.kulkarni+case.101543@example.invalid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8672893255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232.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Sethi</w:t>
      </w:r>
      <w:r>
        <w:rPr>
          <w:rFonts w:ascii="Times New Roman" w:hAnsi="Times New Roman"/>
          <w:b w:val="0"/>
          <w:i w:val="0"/>
          <w:color w:val="222222"/>
          <w:sz w:val="22"/>
        </w:rPr>
        <w:t xml:space="preserve"> / </w:t>
      </w:r>
      <w:r>
        <w:rPr>
          <w:rFonts w:ascii="Times New Roman" w:hAnsi="Times New Roman"/>
          <w:b w:val="0"/>
          <w:i w:val="0"/>
          <w:color w:val="222222"/>
          <w:sz w:val="22"/>
        </w:rPr>
        <w:t>arjun.sethi+case.100283@example.invalid</w:t>
      </w:r>
      <w:r>
        <w:rPr>
          <w:rFonts w:ascii="Times New Roman" w:hAnsi="Times New Roman"/>
          <w:b w:val="0"/>
          <w:i w:val="0"/>
          <w:color w:val="222222"/>
          <w:sz w:val="22"/>
        </w:rPr>
        <w:t>. Agreement reference 2031-02-0029.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2031-02-0030 / Clauses 233–240</w:t>
      </w:r>
    </w:p>
    <w:p>
      <w:pPr>
        <w:keepNext/>
        <w:widowControl w:val="0"/>
        <w:spacing w:after="80" w:line="259" w:lineRule="auto"/>
      </w:pPr>
      <w:r>
        <w:rPr>
          <w:rFonts w:ascii="Times New Roman" w:hAnsi="Times New Roman"/>
          <w:b/>
          <w:i w:val="0"/>
          <w:color w:val="252525"/>
          <w:sz w:val="23"/>
        </w:rPr>
        <w:t>233.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234.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235.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Maya </w:t>
      </w:r>
      <w:r>
        <w:rPr>
          <w:rFonts w:ascii="Times New Roman" w:hAnsi="Times New Roman"/>
          <w:b/>
          <w:i/>
          <w:color w:val="252525"/>
          <w:sz w:val="22"/>
        </w:rPr>
        <w:t>Bennett</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Ltd</w:t>
      </w:r>
      <w:r>
        <w:rPr>
          <w:rFonts w:ascii="Times New Roman" w:hAnsi="Times New Roman"/>
          <w:b w:val="0"/>
          <w:i w:val="0"/>
          <w:color w:val="222222"/>
          <w:sz w:val="22"/>
        </w:rPr>
        <w:t xml:space="preserve">. Notices: </w:t>
      </w:r>
      <w:r>
        <w:rPr>
          <w:rFonts w:ascii="Times New Roman" w:hAnsi="Times New Roman"/>
          <w:b w:val="0"/>
          <w:i w:val="0"/>
          <w:color w:val="222222"/>
          <w:sz w:val="22"/>
        </w:rPr>
        <w:t>maya.bennett+case.101592@example.invalid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555-0192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236.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237.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238.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239.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Lucía </w:t>
      </w:r>
      <w:r>
        <w:rPr>
          <w:rFonts w:ascii="Times New Roman" w:hAnsi="Times New Roman"/>
          <w:b/>
          <w:i/>
          <w:color w:val="252525"/>
          <w:sz w:val="22"/>
        </w:rPr>
        <w:t>Torres</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lucia.torres+case.101596@example.invalid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+34 699 596 420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240.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Sethi</w:t>
      </w:r>
      <w:r>
        <w:rPr>
          <w:rFonts w:ascii="Times New Roman" w:hAnsi="Times New Roman"/>
          <w:b w:val="0"/>
          <w:i w:val="0"/>
          <w:color w:val="222222"/>
          <w:sz w:val="22"/>
        </w:rPr>
        <w:t xml:space="preserve"> / </w:t>
      </w:r>
      <w:r>
        <w:rPr>
          <w:rFonts w:ascii="Times New Roman" w:hAnsi="Times New Roman"/>
          <w:b w:val="0"/>
          <w:i w:val="0"/>
          <w:color w:val="222222"/>
          <w:sz w:val="22"/>
        </w:rPr>
        <w:t>arjun.sethi+case.100283@example.invalid</w:t>
      </w:r>
      <w:r>
        <w:rPr>
          <w:rFonts w:ascii="Times New Roman" w:hAnsi="Times New Roman"/>
          <w:b w:val="0"/>
          <w:i w:val="0"/>
          <w:color w:val="222222"/>
          <w:sz w:val="22"/>
        </w:rPr>
        <w:t>. Agreement reference 2031-02-0030.</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2031-02-0031 / Clauses 241–248</w:t>
      </w:r>
    </w:p>
    <w:p>
      <w:pPr>
        <w:keepNext/>
        <w:widowControl w:val="0"/>
        <w:spacing w:after="80" w:line="259" w:lineRule="auto"/>
      </w:pPr>
      <w:r>
        <w:rPr>
          <w:rFonts w:ascii="Times New Roman" w:hAnsi="Times New Roman"/>
          <w:b/>
          <w:i w:val="0"/>
          <w:color w:val="252525"/>
          <w:sz w:val="23"/>
        </w:rPr>
        <w:t>241.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242.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243.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Harika </w:t>
      </w:r>
      <w:r>
        <w:rPr>
          <w:rFonts w:ascii="Times New Roman" w:hAnsi="Times New Roman"/>
          <w:b/>
          <w:i/>
          <w:color w:val="252525"/>
          <w:sz w:val="22"/>
        </w:rPr>
        <w:t>Varma</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harika.varma+case.101645@example.invalid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9010596983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244.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245.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246.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247.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Anand </w:t>
      </w:r>
      <w:r>
        <w:rPr>
          <w:rFonts w:ascii="Times New Roman" w:hAnsi="Times New Roman"/>
          <w:b/>
          <w:i/>
          <w:color w:val="252525"/>
          <w:sz w:val="22"/>
        </w:rPr>
        <w:t>Kurup</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anand.kurup+case.101649@example.invalid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+91 76662 01411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248.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Sethi</w:t>
      </w:r>
      <w:r>
        <w:rPr>
          <w:rFonts w:ascii="Times New Roman" w:hAnsi="Times New Roman"/>
          <w:b w:val="0"/>
          <w:i w:val="0"/>
          <w:color w:val="222222"/>
          <w:sz w:val="22"/>
        </w:rPr>
        <w:t xml:space="preserve"> / </w:t>
      </w:r>
      <w:r>
        <w:rPr>
          <w:rFonts w:ascii="Times New Roman" w:hAnsi="Times New Roman"/>
          <w:b w:val="0"/>
          <w:i w:val="0"/>
          <w:color w:val="222222"/>
          <w:sz w:val="22"/>
        </w:rPr>
        <w:t>arjun.sethi+case.100283@example.invalid</w:t>
      </w:r>
      <w:r>
        <w:rPr>
          <w:rFonts w:ascii="Times New Roman" w:hAnsi="Times New Roman"/>
          <w:b w:val="0"/>
          <w:i w:val="0"/>
          <w:color w:val="222222"/>
          <w:sz w:val="22"/>
        </w:rPr>
        <w:t>. Agreement reference 2031-02-0031.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2031-02-0032 / Clauses 249–256</w:t>
      </w:r>
    </w:p>
    <w:p>
      <w:pPr>
        <w:keepNext/>
        <w:widowControl w:val="0"/>
        <w:spacing w:after="80" w:line="259" w:lineRule="auto"/>
      </w:pPr>
      <w:r>
        <w:rPr>
          <w:rFonts w:ascii="Times New Roman" w:hAnsi="Times New Roman"/>
          <w:b/>
          <w:i w:val="0"/>
          <w:color w:val="252525"/>
          <w:sz w:val="23"/>
        </w:rPr>
        <w:t>249.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250.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251.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Samir </w:t>
      </w:r>
      <w:r>
        <w:rPr>
          <w:rFonts w:ascii="Times New Roman" w:hAnsi="Times New Roman"/>
          <w:b/>
          <w:i/>
          <w:color w:val="252525"/>
          <w:sz w:val="22"/>
        </w:rPr>
        <w:t>Haddad</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samir.haddad+case.101698@example.invalid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+971 50 698 7820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252.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253.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254.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255.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Harika </w:t>
      </w:r>
      <w:r>
        <w:rPr>
          <w:rFonts w:ascii="Times New Roman" w:hAnsi="Times New Roman"/>
          <w:b/>
          <w:i/>
          <w:color w:val="252525"/>
          <w:sz w:val="22"/>
        </w:rPr>
        <w:t>Naidu</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harika.naidu+case.101702@example.invalid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7859778966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256.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Sethi</w:t>
      </w:r>
      <w:r>
        <w:rPr>
          <w:rFonts w:ascii="Times New Roman" w:hAnsi="Times New Roman"/>
          <w:b w:val="0"/>
          <w:i w:val="0"/>
          <w:color w:val="222222"/>
          <w:sz w:val="22"/>
        </w:rPr>
        <w:t xml:space="preserve"> / </w:t>
      </w:r>
      <w:r>
        <w:rPr>
          <w:rFonts w:ascii="Times New Roman" w:hAnsi="Times New Roman"/>
          <w:b w:val="0"/>
          <w:i w:val="0"/>
          <w:color w:val="222222"/>
          <w:sz w:val="22"/>
        </w:rPr>
        <w:t>arjun.sethi+case.100283@example.invalid</w:t>
      </w:r>
      <w:r>
        <w:rPr>
          <w:rFonts w:ascii="Times New Roman" w:hAnsi="Times New Roman"/>
          <w:b w:val="0"/>
          <w:i w:val="0"/>
          <w:color w:val="222222"/>
          <w:sz w:val="22"/>
        </w:rPr>
        <w:t>. Agreement reference 2031-02-0032.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2031-02-0033 / Clauses 257–264</w:t>
      </w:r>
    </w:p>
    <w:p>
      <w:pPr>
        <w:keepNext/>
        <w:widowControl w:val="0"/>
        <w:spacing w:after="80" w:line="259" w:lineRule="auto"/>
      </w:pPr>
      <w:r>
        <w:rPr>
          <w:rFonts w:ascii="Times New Roman" w:hAnsi="Times New Roman"/>
          <w:b/>
          <w:i w:val="0"/>
          <w:color w:val="252525"/>
          <w:sz w:val="23"/>
        </w:rPr>
        <w:t>257.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258.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259.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Priya </w:t>
      </w:r>
      <w:r>
        <w:rPr>
          <w:rFonts w:ascii="Times New Roman" w:hAnsi="Times New Roman"/>
          <w:b/>
          <w:i/>
          <w:color w:val="252525"/>
          <w:sz w:val="22"/>
        </w:rPr>
        <w:t>Srinivasan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priya.srinivasan+case.101751@example.invalid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+91 95767 49055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260.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261.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262.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263.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Anaïs </w:t>
      </w:r>
      <w:r>
        <w:rPr>
          <w:rFonts w:ascii="Times New Roman" w:hAnsi="Times New Roman"/>
          <w:b/>
          <w:i/>
          <w:color w:val="252525"/>
          <w:sz w:val="22"/>
        </w:rPr>
        <w:t>Moreau</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Cooperative</w:t>
      </w:r>
      <w:r>
        <w:rPr>
          <w:rFonts w:ascii="Times New Roman" w:hAnsi="Times New Roman"/>
          <w:b w:val="0"/>
          <w:i w:val="0"/>
          <w:color w:val="222222"/>
          <w:sz w:val="22"/>
        </w:rPr>
        <w:t xml:space="preserve">. Notices: </w:t>
      </w:r>
      <w:r>
        <w:rPr>
          <w:rFonts w:ascii="Times New Roman" w:hAnsi="Times New Roman"/>
          <w:b w:val="0"/>
          <w:i w:val="0"/>
          <w:color w:val="222222"/>
          <w:sz w:val="22"/>
        </w:rPr>
        <w:t>anais.moreau+case.101755@example.invalid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+33 1 99 55 20 30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264.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Anand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anand.pillai+case.100323@example.invalid</w:t>
      </w:r>
      <w:r>
        <w:rPr>
          <w:rFonts w:ascii="Times New Roman" w:hAnsi="Times New Roman"/>
          <w:b w:val="0"/>
          <w:i w:val="0"/>
          <w:color w:val="222222"/>
          <w:sz w:val="22"/>
        </w:rPr>
        <w:t>. Agreement reference 2031-02-0033.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2031-02-0034 / Clauses 265–272</w:t>
      </w:r>
    </w:p>
    <w:p>
      <w:pPr>
        <w:keepNext/>
        <w:widowControl w:val="0"/>
        <w:spacing w:after="80" w:line="259" w:lineRule="auto"/>
      </w:pPr>
      <w:r>
        <w:rPr>
          <w:rFonts w:ascii="Times New Roman" w:hAnsi="Times New Roman"/>
          <w:b/>
          <w:i w:val="0"/>
          <w:color w:val="252525"/>
          <w:sz w:val="23"/>
        </w:rPr>
        <w:t>265.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266.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267.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Swathi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swathi.rao+case.101804@example.invalid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9140883287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268.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269.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270.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271.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Arun </w:t>
      </w:r>
      <w:r>
        <w:rPr>
          <w:rFonts w:ascii="Times New Roman" w:hAnsi="Times New Roman"/>
          <w:b/>
          <w:i/>
          <w:color w:val="252525"/>
          <w:sz w:val="22"/>
        </w:rPr>
        <w:t>Raman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arun.raman+case.101808@example.invalid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+91 76585 27039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272.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Anand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anand.pillai+case.100323@example.invalid</w:t>
      </w:r>
      <w:r>
        <w:rPr>
          <w:rFonts w:ascii="Times New Roman" w:hAnsi="Times New Roman"/>
          <w:b w:val="0"/>
          <w:i w:val="0"/>
          <w:color w:val="222222"/>
          <w:sz w:val="22"/>
        </w:rPr>
        <w:t>. Agreement reference 2031-02-0034.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2031-02-0035 / Clauses 273–280</w:t>
      </w:r>
    </w:p>
    <w:p>
      <w:pPr>
        <w:keepNext/>
        <w:widowControl w:val="0"/>
        <w:spacing w:after="80" w:line="259" w:lineRule="auto"/>
      </w:pPr>
      <w:r>
        <w:rPr>
          <w:rFonts w:ascii="Times New Roman" w:hAnsi="Times New Roman"/>
          <w:b/>
          <w:i w:val="0"/>
          <w:color w:val="252525"/>
          <w:sz w:val="23"/>
        </w:rPr>
        <w:t>273.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274.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275.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Hina </w:t>
      </w:r>
      <w:r>
        <w:rPr>
          <w:rFonts w:ascii="Times New Roman" w:hAnsi="Times New Roman"/>
          <w:b/>
          <w:i/>
          <w:color w:val="252525"/>
          <w:sz w:val="22"/>
        </w:rPr>
        <w:t>Yamamoto</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Cooperative</w:t>
      </w:r>
      <w:r>
        <w:rPr>
          <w:rFonts w:ascii="Times New Roman" w:hAnsi="Times New Roman"/>
          <w:b w:val="0"/>
          <w:i w:val="0"/>
          <w:color w:val="222222"/>
          <w:sz w:val="22"/>
        </w:rPr>
        <w:t xml:space="preserve">. Notices: </w:t>
      </w:r>
      <w:r>
        <w:rPr>
          <w:rFonts w:ascii="Times New Roman" w:hAnsi="Times New Roman"/>
          <w:b w:val="0"/>
          <w:i w:val="0"/>
          <w:color w:val="222222"/>
          <w:sz w:val="22"/>
        </w:rPr>
        <w:t>hina.yamamoto+case.101857@example.invalid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+81 90 1857 4102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276.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277.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278.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279.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Manoj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manoj.rao+case.101861@example.invalid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9612736745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280.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Anand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anand.pillai+case.100323@example.invalid</w:t>
      </w:r>
      <w:r>
        <w:rPr>
          <w:rFonts w:ascii="Times New Roman" w:hAnsi="Times New Roman"/>
          <w:b w:val="0"/>
          <w:i w:val="0"/>
          <w:color w:val="222222"/>
          <w:sz w:val="22"/>
        </w:rPr>
        <w:t>. Agreement reference 2031-02-0035.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2031-02-0036 / Clauses 281–288</w:t>
      </w:r>
    </w:p>
    <w:p>
      <w:pPr>
        <w:keepNext/>
        <w:widowControl w:val="0"/>
        <w:spacing w:after="80" w:line="259" w:lineRule="auto"/>
      </w:pPr>
      <w:r>
        <w:rPr>
          <w:rFonts w:ascii="Times New Roman" w:hAnsi="Times New Roman"/>
          <w:b/>
          <w:i w:val="0"/>
          <w:color w:val="252525"/>
          <w:sz w:val="23"/>
        </w:rPr>
        <w:t>281.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282.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283.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Vikram </w:t>
      </w:r>
      <w:r>
        <w:rPr>
          <w:rFonts w:ascii="Times New Roman" w:hAnsi="Times New Roman"/>
          <w:b/>
          <w:i/>
          <w:color w:val="252525"/>
          <w:sz w:val="22"/>
        </w:rPr>
        <w:t>Verma</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vikram.verma+case.101910@example.invalid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+91 92585 03237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284.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285.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286.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287.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Jonas </w:t>
      </w:r>
      <w:r>
        <w:rPr>
          <w:rFonts w:ascii="Times New Roman" w:hAnsi="Times New Roman"/>
          <w:b/>
          <w:i/>
          <w:color w:val="252525"/>
          <w:sz w:val="22"/>
        </w:rPr>
        <w:t>Becker</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Cooperative</w:t>
      </w:r>
      <w:r>
        <w:rPr>
          <w:rFonts w:ascii="Times New Roman" w:hAnsi="Times New Roman"/>
          <w:b w:val="0"/>
          <w:i w:val="0"/>
          <w:color w:val="222222"/>
          <w:sz w:val="22"/>
        </w:rPr>
        <w:t xml:space="preserve">. Notices: </w:t>
      </w:r>
      <w:r>
        <w:rPr>
          <w:rFonts w:ascii="Times New Roman" w:hAnsi="Times New Roman"/>
          <w:b w:val="0"/>
          <w:i w:val="0"/>
          <w:color w:val="222222"/>
          <w:sz w:val="22"/>
        </w:rPr>
        <w:t>jonas.becker+case.101914@example.invalid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5550-1914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288.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Anand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anand.pillai+case.100323@example.invalid</w:t>
      </w:r>
      <w:r>
        <w:rPr>
          <w:rFonts w:ascii="Times New Roman" w:hAnsi="Times New Roman"/>
          <w:b w:val="0"/>
          <w:i w:val="0"/>
          <w:color w:val="222222"/>
          <w:sz w:val="22"/>
        </w:rPr>
        <w:t>. Agreement reference 2031-02-0036.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2031-02-0037 / Clauses 289–296</w:t>
      </w:r>
    </w:p>
    <w:p>
      <w:pPr>
        <w:keepNext/>
        <w:widowControl w:val="0"/>
        <w:spacing w:after="80" w:line="259" w:lineRule="auto"/>
      </w:pPr>
      <w:r>
        <w:rPr>
          <w:rFonts w:ascii="Times New Roman" w:hAnsi="Times New Roman"/>
          <w:b/>
          <w:i w:val="0"/>
          <w:color w:val="252525"/>
          <w:sz w:val="23"/>
        </w:rPr>
        <w:t>289.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290.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291.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Yash </w:t>
      </w:r>
      <w:r>
        <w:rPr>
          <w:rFonts w:ascii="Times New Roman" w:hAnsi="Times New Roman"/>
          <w:b/>
          <w:i/>
          <w:color w:val="252525"/>
          <w:sz w:val="22"/>
        </w:rPr>
        <w:t>Trivedi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yash.trivedi+case.101963@example.invalid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9773209189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292.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293.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294.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295.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Meera </w:t>
      </w:r>
      <w:r>
        <w:rPr>
          <w:rFonts w:ascii="Times New Roman" w:hAnsi="Times New Roman"/>
          <w:b/>
          <w:i/>
          <w:color w:val="252525"/>
          <w:sz w:val="22"/>
        </w:rPr>
        <w:t>Tandon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meera.tandon+case.101967@example.invalid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+91 75712 92270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296.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riddhi.dave+case.100363@example.invalid</w:t>
      </w:r>
      <w:r>
        <w:rPr>
          <w:rFonts w:ascii="Times New Roman" w:hAnsi="Times New Roman"/>
          <w:b w:val="0"/>
          <w:i w:val="0"/>
          <w:color w:val="222222"/>
          <w:sz w:val="22"/>
        </w:rPr>
        <w:t>. Agreement reference 2031-02-0037.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2031-02-0038 / Clauses 297–304</w:t>
      </w:r>
    </w:p>
    <w:p>
      <w:pPr>
        <w:keepNext/>
        <w:widowControl w:val="0"/>
        <w:spacing w:after="80" w:line="259" w:lineRule="auto"/>
      </w:pPr>
      <w:r>
        <w:rPr>
          <w:rFonts w:ascii="Times New Roman" w:hAnsi="Times New Roman"/>
          <w:b/>
          <w:i w:val="0"/>
          <w:color w:val="252525"/>
          <w:sz w:val="23"/>
        </w:rPr>
        <w:t>297.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298.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299.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Daniel </w:t>
      </w:r>
      <w:r>
        <w:rPr>
          <w:rFonts w:ascii="Times New Roman" w:hAnsi="Times New Roman"/>
          <w:b/>
          <w:i/>
          <w:color w:val="252525"/>
          <w:sz w:val="22"/>
        </w:rPr>
        <w:t>Romero</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daniel.romero+case.102016@example.invalid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+34 699 016 420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300.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301.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302.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303.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Dhruv </w:t>
      </w:r>
      <w:r>
        <w:rPr>
          <w:rFonts w:ascii="Times New Roman" w:hAnsi="Times New Roman"/>
          <w:b/>
          <w:i/>
          <w:color w:val="252525"/>
          <w:sz w:val="22"/>
        </w:rPr>
        <w:t>Desai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dhruv.desai+case.102020@example.invalid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9047849828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304.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riddhi.dave+case.100363@example.invalid</w:t>
      </w:r>
      <w:r>
        <w:rPr>
          <w:rFonts w:ascii="Times New Roman" w:hAnsi="Times New Roman"/>
          <w:b w:val="0"/>
          <w:i w:val="0"/>
          <w:color w:val="222222"/>
          <w:sz w:val="22"/>
        </w:rPr>
        <w:t>. Agreement reference 2031-02-0038.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2031-02-0039 / Clauses 305–312</w:t>
      </w:r>
    </w:p>
    <w:p>
      <w:pPr>
        <w:keepNext/>
        <w:widowControl w:val="0"/>
        <w:spacing w:after="80" w:line="259" w:lineRule="auto"/>
      </w:pPr>
      <w:r>
        <w:rPr>
          <w:rFonts w:ascii="Times New Roman" w:hAnsi="Times New Roman"/>
          <w:b/>
          <w:i w:val="0"/>
          <w:color w:val="252525"/>
          <w:sz w:val="23"/>
        </w:rPr>
        <w:t>305.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306.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307.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Ananya </w:t>
      </w:r>
      <w:r>
        <w:rPr>
          <w:rFonts w:ascii="Times New Roman" w:hAnsi="Times New Roman"/>
          <w:b/>
          <w:i/>
          <w:color w:val="252525"/>
          <w:sz w:val="22"/>
        </w:rPr>
        <w:t>Joshi</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ananya.joshi+case.102069@example.invalid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+91 87375 66043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308.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309.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310.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311.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Theo </w:t>
      </w:r>
      <w:r>
        <w:rPr>
          <w:rFonts w:ascii="Times New Roman" w:hAnsi="Times New Roman"/>
          <w:b/>
          <w:i/>
          <w:color w:val="252525"/>
          <w:sz w:val="22"/>
        </w:rPr>
        <w:t>Baker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Ltd</w:t>
      </w:r>
      <w:r>
        <w:rPr>
          <w:rFonts w:ascii="Times New Roman" w:hAnsi="Times New Roman"/>
          <w:b w:val="0"/>
          <w:i w:val="0"/>
          <w:color w:val="222222"/>
          <w:sz w:val="22"/>
        </w:rPr>
        <w:t xml:space="preserve">. Notices: </w:t>
      </w:r>
      <w:r>
        <w:rPr>
          <w:rFonts w:ascii="Times New Roman" w:hAnsi="Times New Roman"/>
          <w:b w:val="0"/>
          <w:i w:val="0"/>
          <w:color w:val="222222"/>
          <w:sz w:val="22"/>
        </w:rPr>
        <w:t>theo.baker+case.102073@example.invalid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+44 7700 900073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312.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riddhi.dave+case.100363@example.invalid</w:t>
      </w:r>
      <w:r>
        <w:rPr>
          <w:rFonts w:ascii="Times New Roman" w:hAnsi="Times New Roman"/>
          <w:b w:val="0"/>
          <w:i w:val="0"/>
          <w:color w:val="222222"/>
          <w:sz w:val="22"/>
        </w:rPr>
        <w:t>. Agreement reference 2031-02-0039.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2031-02-0040 / Clauses 313–320</w:t>
      </w:r>
    </w:p>
    <w:p>
      <w:pPr>
        <w:keepNext/>
        <w:widowControl w:val="0"/>
        <w:spacing w:after="80" w:line="259" w:lineRule="auto"/>
      </w:pPr>
      <w:r>
        <w:rPr>
          <w:rFonts w:ascii="Times New Roman" w:hAnsi="Times New Roman"/>
          <w:b/>
          <w:i w:val="0"/>
          <w:color w:val="252525"/>
          <w:sz w:val="23"/>
        </w:rPr>
        <w:t>313.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314.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315.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Riya </w:t>
      </w:r>
      <w:r>
        <w:rPr>
          <w:rFonts w:ascii="Times New Roman" w:hAnsi="Times New Roman"/>
          <w:b/>
          <w:i/>
          <w:color w:val="252525"/>
          <w:sz w:val="22"/>
        </w:rPr>
        <w:t>Ghosh</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riya.ghosh+case.102122@example.invalid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9972948844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316.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317.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318.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319.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Aarav </w:t>
      </w:r>
      <w:r>
        <w:rPr>
          <w:rFonts w:ascii="Times New Roman" w:hAnsi="Times New Roman"/>
          <w:b/>
          <w:i/>
          <w:color w:val="252525"/>
          <w:sz w:val="22"/>
        </w:rPr>
        <w:t>Apte</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aarav.apte+case.102126@example.invalid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+91 76956 71586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320.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Riddhi </w:t>
      </w:r>
      <w:r>
        <w:rPr>
          <w:rFonts w:ascii="Times New Roman" w:hAnsi="Times New Roman"/>
          <w:b/>
          <w:i/>
          <w:color w:val="252525"/>
          <w:sz w:val="22"/>
        </w:rPr>
        <w:t>Dave</w:t>
      </w:r>
      <w:r>
        <w:rPr>
          <w:rFonts w:ascii="Times New Roman" w:hAnsi="Times New Roman"/>
          <w:b w:val="0"/>
          <w:i w:val="0"/>
          <w:color w:val="222222"/>
          <w:sz w:val="22"/>
        </w:rPr>
        <w:t xml:space="preserve"> / </w:t>
      </w:r>
      <w:r>
        <w:rPr>
          <w:rFonts w:ascii="Times New Roman" w:hAnsi="Times New Roman"/>
          <w:b w:val="0"/>
          <w:i w:val="0"/>
          <w:color w:val="222222"/>
          <w:sz w:val="22"/>
        </w:rPr>
        <w:t>riddhi.dave+case.100363@example.invalid</w:t>
      </w:r>
      <w:r>
        <w:rPr>
          <w:rFonts w:ascii="Times New Roman" w:hAnsi="Times New Roman"/>
          <w:b w:val="0"/>
          <w:i w:val="0"/>
          <w:color w:val="222222"/>
          <w:sz w:val="22"/>
        </w:rPr>
        <w:t>. Agreement reference 2031-02-0040.</w:t>
      </w:r>
    </w:p>
    <w:p>
      <w:pPr>
        <w:widowControl w:val="0"/>
        <w:spacing w:after="60" w:line="259" w:lineRule="auto"/>
      </w:pPr>
      <w:r>
        <w:rPr>
          <w:rFonts w:ascii="Times New Roman" w:hAnsi="Times New Roman"/>
          <w:b w:val="0"/>
          <w:i w:val="0"/>
          <w:color w:val="222222"/>
          <w:sz w:val="22"/>
        </w:rPr>
        <w:t xml:space="preserve">Annual review and Annex A remain approved. Reviewer </w:t>
      </w:r>
      <w:r>
        <w:rPr>
          <w:rFonts w:ascii="Times New Roman" w:hAnsi="Times New Roman"/>
          <w:b/>
          <w:i w:val="0"/>
          <w:color w:val="252525"/>
          <w:sz w:val="22"/>
        </w:rPr>
        <w:t>Ann</w:t>
      </w:r>
      <w:r>
        <w:rPr>
          <w:rFonts w:ascii="Times New Roman" w:hAnsi="Times New Roman"/>
          <w:b w:val="0"/>
          <w:i w:val="0"/>
          <w:color w:val="222222"/>
          <w:sz w:val="22"/>
        </w:rPr>
        <w:t>.</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2031-02-0041 / Clauses 321–328</w:t>
      </w:r>
    </w:p>
    <w:p>
      <w:pPr>
        <w:keepNext/>
        <w:widowControl w:val="0"/>
        <w:spacing w:after="80" w:line="259" w:lineRule="auto"/>
      </w:pPr>
      <w:r>
        <w:rPr>
          <w:rFonts w:ascii="Times New Roman" w:hAnsi="Times New Roman"/>
          <w:b/>
          <w:i w:val="0"/>
          <w:color w:val="252525"/>
          <w:sz w:val="23"/>
        </w:rPr>
        <w:t>321.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322.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323.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Jules </w:t>
      </w:r>
      <w:r>
        <w:rPr>
          <w:rFonts w:ascii="Times New Roman" w:hAnsi="Times New Roman"/>
          <w:b/>
          <w:i/>
          <w:color w:val="252525"/>
          <w:sz w:val="22"/>
        </w:rPr>
        <w:t>Laurent</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jules.laurent+case.102175@example.invalid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+33 1 99 75 20 30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324.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325.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326.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327.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Lucas </w:t>
      </w:r>
      <w:r>
        <w:rPr>
          <w:rFonts w:ascii="Times New Roman" w:hAnsi="Times New Roman"/>
          <w:b/>
          <w:i/>
          <w:color w:val="252525"/>
          <w:sz w:val="22"/>
        </w:rPr>
        <w:t>Almeida</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lucas.almeida+case.102179@example.invalid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92179-5012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328.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Keerthi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keerthi.rao+case.100403@example.invalid</w:t>
      </w:r>
      <w:r>
        <w:rPr>
          <w:rFonts w:ascii="Times New Roman" w:hAnsi="Times New Roman"/>
          <w:b w:val="0"/>
          <w:i w:val="0"/>
          <w:color w:val="222222"/>
          <w:sz w:val="22"/>
        </w:rPr>
        <w:t>. Agreement reference 2031-02-0041.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2031-02-0042 / Clauses 329–336</w:t>
      </w:r>
    </w:p>
    <w:p>
      <w:pPr>
        <w:keepNext/>
        <w:widowControl w:val="0"/>
        <w:spacing w:after="80" w:line="259" w:lineRule="auto"/>
      </w:pPr>
      <w:r>
        <w:rPr>
          <w:rFonts w:ascii="Times New Roman" w:hAnsi="Times New Roman"/>
          <w:b/>
          <w:i w:val="0"/>
          <w:color w:val="252525"/>
          <w:sz w:val="23"/>
        </w:rPr>
        <w:t>329.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330.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331.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Sravani </w:t>
      </w:r>
      <w:r>
        <w:rPr>
          <w:rFonts w:ascii="Times New Roman" w:hAnsi="Times New Roman"/>
          <w:b/>
          <w:i/>
          <w:color w:val="252525"/>
          <w:sz w:val="22"/>
        </w:rPr>
        <w:t>Chowdary</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sravani.chowdary+case.102228@example.invalid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+91 73581 38773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332.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333.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334.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335.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Ethan </w:t>
      </w:r>
      <w:r>
        <w:rPr>
          <w:rFonts w:ascii="Times New Roman" w:hAnsi="Times New Roman"/>
          <w:b/>
          <w:i/>
          <w:color w:val="252525"/>
          <w:sz w:val="22"/>
        </w:rPr>
        <w:t>Bennett</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ethan.bennett+case.102232@example.invalid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555-0132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336.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Keerthi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keerthi.rao+case.100403@example.invalid</w:t>
      </w:r>
      <w:r>
        <w:rPr>
          <w:rFonts w:ascii="Times New Roman" w:hAnsi="Times New Roman"/>
          <w:b w:val="0"/>
          <w:i w:val="0"/>
          <w:color w:val="222222"/>
          <w:sz w:val="22"/>
        </w:rPr>
        <w:t>. Agreement reference 2031-02-0042.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2031-02-0043 / Clauses 337–344</w:t>
      </w:r>
    </w:p>
    <w:p>
      <w:pPr>
        <w:keepNext/>
        <w:widowControl w:val="0"/>
        <w:spacing w:after="80" w:line="259" w:lineRule="auto"/>
      </w:pPr>
      <w:r>
        <w:rPr>
          <w:rFonts w:ascii="Times New Roman" w:hAnsi="Times New Roman"/>
          <w:b/>
          <w:i w:val="0"/>
          <w:color w:val="252525"/>
          <w:sz w:val="23"/>
        </w:rPr>
        <w:t>337.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338.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339.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Aparna </w:t>
      </w:r>
      <w:r>
        <w:rPr>
          <w:rFonts w:ascii="Times New Roman" w:hAnsi="Times New Roman"/>
          <w:b/>
          <w:i/>
          <w:color w:val="252525"/>
          <w:sz w:val="22"/>
        </w:rPr>
        <w:t>Nambiar</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aparna.nambiar+case.102281@example.invalid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7281031747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340.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341.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342.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343.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rohith.rao+case.102285@example.invalid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+91 71045 35443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344.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Keerthi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keerthi.rao+case.100403@example.invalid</w:t>
      </w:r>
      <w:r>
        <w:rPr>
          <w:rFonts w:ascii="Times New Roman" w:hAnsi="Times New Roman"/>
          <w:b w:val="0"/>
          <w:i w:val="0"/>
          <w:color w:val="222222"/>
          <w:sz w:val="22"/>
        </w:rPr>
        <w:t>. Agreement reference 2031-02-0043.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2031-02-0044 / Clauses 345–352</w:t>
      </w:r>
    </w:p>
    <w:p>
      <w:pPr>
        <w:keepNext/>
        <w:widowControl w:val="0"/>
        <w:spacing w:after="80" w:line="259" w:lineRule="auto"/>
      </w:pPr>
      <w:r>
        <w:rPr>
          <w:rFonts w:ascii="Times New Roman" w:hAnsi="Times New Roman"/>
          <w:b/>
          <w:i w:val="0"/>
          <w:color w:val="252525"/>
          <w:sz w:val="23"/>
        </w:rPr>
        <w:t>345.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346.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347.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Jürgen </w:t>
      </w:r>
      <w:r>
        <w:rPr>
          <w:rFonts w:ascii="Times New Roman" w:hAnsi="Times New Roman"/>
          <w:b/>
          <w:i/>
          <w:color w:val="252525"/>
          <w:sz w:val="22"/>
        </w:rPr>
        <w:t>Hoffmann</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jurgen.hoffmann+case.102334@example.invalid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5550-2334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348.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349.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350.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351.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Layla </w:t>
      </w:r>
      <w:r>
        <w:rPr>
          <w:rFonts w:ascii="Times New Roman" w:hAnsi="Times New Roman"/>
          <w:b/>
          <w:i/>
          <w:color w:val="252525"/>
          <w:sz w:val="22"/>
        </w:rPr>
        <w:t>Saleh</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Ltd</w:t>
      </w:r>
      <w:r>
        <w:rPr>
          <w:rFonts w:ascii="Times New Roman" w:hAnsi="Times New Roman"/>
          <w:b w:val="0"/>
          <w:i w:val="0"/>
          <w:color w:val="222222"/>
          <w:sz w:val="22"/>
        </w:rPr>
        <w:t xml:space="preserve">. Notices: </w:t>
      </w:r>
      <w:r>
        <w:rPr>
          <w:rFonts w:ascii="Times New Roman" w:hAnsi="Times New Roman"/>
          <w:b w:val="0"/>
          <w:i w:val="0"/>
          <w:color w:val="222222"/>
          <w:sz w:val="22"/>
        </w:rPr>
        <w:t>layla.saleh+case.102338@example.invalid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+971 50 338 7820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352.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Keerthi </w:t>
      </w:r>
      <w:r>
        <w:rPr>
          <w:rFonts w:ascii="Times New Roman" w:hAnsi="Times New Roman"/>
          <w:b/>
          <w:i/>
          <w:color w:val="252525"/>
          <w:sz w:val="22"/>
        </w:rPr>
        <w:t>Rao</w:t>
      </w:r>
      <w:r>
        <w:rPr>
          <w:rFonts w:ascii="Times New Roman" w:hAnsi="Times New Roman"/>
          <w:b w:val="0"/>
          <w:i w:val="0"/>
          <w:color w:val="222222"/>
          <w:sz w:val="22"/>
        </w:rPr>
        <w:t xml:space="preserve"> / </w:t>
      </w:r>
      <w:r>
        <w:rPr>
          <w:rFonts w:ascii="Times New Roman" w:hAnsi="Times New Roman"/>
          <w:b w:val="0"/>
          <w:i w:val="0"/>
          <w:color w:val="222222"/>
          <w:sz w:val="22"/>
        </w:rPr>
        <w:t>keerthi.rao+case.100403@example.invalid</w:t>
      </w:r>
      <w:r>
        <w:rPr>
          <w:rFonts w:ascii="Times New Roman" w:hAnsi="Times New Roman"/>
          <w:b w:val="0"/>
          <w:i w:val="0"/>
          <w:color w:val="222222"/>
          <w:sz w:val="22"/>
        </w:rPr>
        <w:t>. Agreement reference 2031-02-0044.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2031-02-0045 / Clauses 353–360</w:t>
      </w:r>
    </w:p>
    <w:p>
      <w:pPr>
        <w:keepNext/>
        <w:widowControl w:val="0"/>
        <w:spacing w:after="80" w:line="259" w:lineRule="auto"/>
      </w:pPr>
      <w:r>
        <w:rPr>
          <w:rFonts w:ascii="Times New Roman" w:hAnsi="Times New Roman"/>
          <w:b/>
          <w:i w:val="0"/>
          <w:color w:val="252525"/>
          <w:sz w:val="23"/>
        </w:rPr>
        <w:t>353.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354.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355.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Swathi </w:t>
      </w:r>
      <w:r>
        <w:rPr>
          <w:rFonts w:ascii="Times New Roman" w:hAnsi="Times New Roman"/>
          <w:b/>
          <w:i/>
          <w:color w:val="252525"/>
          <w:sz w:val="22"/>
        </w:rPr>
        <w:t>Naik</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swathi.naik+case.102387@example.invalid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+91 95873 53138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356.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357.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358.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359.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Divya </w:t>
      </w:r>
      <w:r>
        <w:rPr>
          <w:rFonts w:ascii="Times New Roman" w:hAnsi="Times New Roman"/>
          <w:b/>
          <w:i/>
          <w:color w:val="252525"/>
          <w:sz w:val="22"/>
        </w:rPr>
        <w:t>Iyer</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divya.iyer+case.102391@example.invalid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+91-83218-02517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360.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Tandon</w:t>
      </w:r>
      <w:r>
        <w:rPr>
          <w:rFonts w:ascii="Times New Roman" w:hAnsi="Times New Roman"/>
          <w:b w:val="0"/>
          <w:i w:val="0"/>
          <w:color w:val="222222"/>
          <w:sz w:val="22"/>
        </w:rPr>
        <w:t xml:space="preserve"> / </w:t>
      </w:r>
      <w:r>
        <w:rPr>
          <w:rFonts w:ascii="Times New Roman" w:hAnsi="Times New Roman"/>
          <w:b w:val="0"/>
          <w:i w:val="0"/>
          <w:color w:val="222222"/>
          <w:sz w:val="22"/>
        </w:rPr>
        <w:t>kavita.tandon+case.100443@example.invalid</w:t>
      </w:r>
      <w:r>
        <w:rPr>
          <w:rFonts w:ascii="Times New Roman" w:hAnsi="Times New Roman"/>
          <w:b w:val="0"/>
          <w:i w:val="0"/>
          <w:color w:val="222222"/>
          <w:sz w:val="22"/>
        </w:rPr>
        <w:t>. Agreement reference 2031-02-0045.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2031-02-0046 / Clauses 361–368</w:t>
      </w:r>
    </w:p>
    <w:p>
      <w:pPr>
        <w:keepNext/>
        <w:widowControl w:val="0"/>
        <w:spacing w:after="80" w:line="259" w:lineRule="auto"/>
      </w:pPr>
      <w:r>
        <w:rPr>
          <w:rFonts w:ascii="Times New Roman" w:hAnsi="Times New Roman"/>
          <w:b/>
          <w:i w:val="0"/>
          <w:color w:val="252525"/>
          <w:sz w:val="23"/>
        </w:rPr>
        <w:t>361.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362.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363.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Divya </w:t>
      </w:r>
      <w:r>
        <w:rPr>
          <w:rFonts w:ascii="Times New Roman" w:hAnsi="Times New Roman"/>
          <w:b/>
          <w:i/>
          <w:color w:val="252525"/>
          <w:sz w:val="22"/>
        </w:rPr>
        <w:t>Rajendran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divya.rajendran+case.102440@example.invalid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9544024960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364.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365.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366.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367.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Deepa </w:t>
      </w:r>
      <w:r>
        <w:rPr>
          <w:rFonts w:ascii="Times New Roman" w:hAnsi="Times New Roman"/>
          <w:b/>
          <w:i/>
          <w:color w:val="252525"/>
          <w:sz w:val="22"/>
        </w:rPr>
        <w:t>Naik</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deepa.naik+case.102444@example.invalid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+91 73481 89012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368.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Tandon</w:t>
      </w:r>
      <w:r>
        <w:rPr>
          <w:rFonts w:ascii="Times New Roman" w:hAnsi="Times New Roman"/>
          <w:b w:val="0"/>
          <w:i w:val="0"/>
          <w:color w:val="222222"/>
          <w:sz w:val="22"/>
        </w:rPr>
        <w:t xml:space="preserve"> / </w:t>
      </w:r>
      <w:r>
        <w:rPr>
          <w:rFonts w:ascii="Times New Roman" w:hAnsi="Times New Roman"/>
          <w:b w:val="0"/>
          <w:i w:val="0"/>
          <w:color w:val="222222"/>
          <w:sz w:val="22"/>
        </w:rPr>
        <w:t>kavita.tandon+case.100443@example.invalid</w:t>
      </w:r>
      <w:r>
        <w:rPr>
          <w:rFonts w:ascii="Times New Roman" w:hAnsi="Times New Roman"/>
          <w:b w:val="0"/>
          <w:i w:val="0"/>
          <w:color w:val="222222"/>
          <w:sz w:val="22"/>
        </w:rPr>
        <w:t>. Agreement reference 2031-02-0046.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2031-02-0047 / Clauses 369–376</w:t>
      </w:r>
    </w:p>
    <w:p>
      <w:pPr>
        <w:keepNext/>
        <w:widowControl w:val="0"/>
        <w:spacing w:after="80" w:line="259" w:lineRule="auto"/>
      </w:pPr>
      <w:r>
        <w:rPr>
          <w:rFonts w:ascii="Times New Roman" w:hAnsi="Times New Roman"/>
          <w:b/>
          <w:i w:val="0"/>
          <w:color w:val="252525"/>
          <w:sz w:val="23"/>
        </w:rPr>
        <w:t>369.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370.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371.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Alice </w:t>
      </w:r>
      <w:r>
        <w:rPr>
          <w:rFonts w:ascii="Times New Roman" w:hAnsi="Times New Roman"/>
          <w:b/>
          <w:i/>
          <w:color w:val="252525"/>
          <w:sz w:val="22"/>
        </w:rPr>
        <w:t>Turner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alice.turner+case.102493@example.invalid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+44 7700 900493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372.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373.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374.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375.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Hina </w:t>
      </w:r>
      <w:r>
        <w:rPr>
          <w:rFonts w:ascii="Times New Roman" w:hAnsi="Times New Roman"/>
          <w:b/>
          <w:i/>
          <w:color w:val="252525"/>
          <w:sz w:val="22"/>
        </w:rPr>
        <w:t>Watanabe</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hina.watanabe+case.102497@example.invalid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+81 90 2497 4102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376.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Tandon</w:t>
      </w:r>
      <w:r>
        <w:rPr>
          <w:rFonts w:ascii="Times New Roman" w:hAnsi="Times New Roman"/>
          <w:b w:val="0"/>
          <w:i w:val="0"/>
          <w:color w:val="222222"/>
          <w:sz w:val="22"/>
        </w:rPr>
        <w:t xml:space="preserve"> / </w:t>
      </w:r>
      <w:r>
        <w:rPr>
          <w:rFonts w:ascii="Times New Roman" w:hAnsi="Times New Roman"/>
          <w:b w:val="0"/>
          <w:i w:val="0"/>
          <w:color w:val="222222"/>
          <w:sz w:val="22"/>
        </w:rPr>
        <w:t>kavita.tandon+case.100443@example.invalid</w:t>
      </w:r>
      <w:r>
        <w:rPr>
          <w:rFonts w:ascii="Times New Roman" w:hAnsi="Times New Roman"/>
          <w:b w:val="0"/>
          <w:i w:val="0"/>
          <w:color w:val="222222"/>
          <w:sz w:val="22"/>
        </w:rPr>
        <w:t>. Agreement reference 2031-02-0047.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2031-02-0048 / Clauses 377–384</w:t>
      </w:r>
    </w:p>
    <w:p>
      <w:pPr>
        <w:keepNext/>
        <w:widowControl w:val="0"/>
        <w:spacing w:after="80" w:line="259" w:lineRule="auto"/>
      </w:pPr>
      <w:r>
        <w:rPr>
          <w:rFonts w:ascii="Times New Roman" w:hAnsi="Times New Roman"/>
          <w:b/>
          <w:i w:val="0"/>
          <w:color w:val="252525"/>
          <w:sz w:val="23"/>
        </w:rPr>
        <w:t>377.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378.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379.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Harsh </w:t>
      </w:r>
      <w:r>
        <w:rPr>
          <w:rFonts w:ascii="Times New Roman" w:hAnsi="Times New Roman"/>
          <w:b/>
          <w:i/>
          <w:color w:val="252525"/>
          <w:sz w:val="22"/>
        </w:rPr>
        <w:t>Mehta</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harsh.mehta+case.102546@example.invalid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+91 78749 59103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380.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381.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382.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383.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Kabir </w:t>
      </w:r>
      <w:r>
        <w:rPr>
          <w:rFonts w:ascii="Times New Roman" w:hAnsi="Times New Roman"/>
          <w:b/>
          <w:i/>
          <w:color w:val="252525"/>
          <w:sz w:val="22"/>
        </w:rPr>
        <w:t>Saxena</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kabir.saxena+case.102550@example.invalid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+91-71451-13810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384.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Tandon</w:t>
      </w:r>
      <w:r>
        <w:rPr>
          <w:rFonts w:ascii="Times New Roman" w:hAnsi="Times New Roman"/>
          <w:b w:val="0"/>
          <w:i w:val="0"/>
          <w:color w:val="222222"/>
          <w:sz w:val="22"/>
        </w:rPr>
        <w:t xml:space="preserve"> / </w:t>
      </w:r>
      <w:r>
        <w:rPr>
          <w:rFonts w:ascii="Times New Roman" w:hAnsi="Times New Roman"/>
          <w:b w:val="0"/>
          <w:i w:val="0"/>
          <w:color w:val="222222"/>
          <w:sz w:val="22"/>
        </w:rPr>
        <w:t>kavita.tandon+case.100443@example.invalid</w:t>
      </w:r>
      <w:r>
        <w:rPr>
          <w:rFonts w:ascii="Times New Roman" w:hAnsi="Times New Roman"/>
          <w:b w:val="0"/>
          <w:i w:val="0"/>
          <w:color w:val="222222"/>
          <w:sz w:val="22"/>
        </w:rPr>
        <w:t>. Agreement reference 2031-02-0048.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2031-02-0049 / Clauses 385–392</w:t>
      </w:r>
    </w:p>
    <w:p>
      <w:pPr>
        <w:keepNext/>
        <w:widowControl w:val="0"/>
        <w:spacing w:after="80" w:line="259" w:lineRule="auto"/>
      </w:pPr>
      <w:r>
        <w:rPr>
          <w:rFonts w:ascii="Times New Roman" w:hAnsi="Times New Roman"/>
          <w:b/>
          <w:i w:val="0"/>
          <w:color w:val="252525"/>
          <w:sz w:val="23"/>
        </w:rPr>
        <w:t>385.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386.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387.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Mariana </w:t>
      </w:r>
      <w:r>
        <w:rPr>
          <w:rFonts w:ascii="Times New Roman" w:hAnsi="Times New Roman"/>
          <w:b/>
          <w:i/>
          <w:color w:val="252525"/>
          <w:sz w:val="22"/>
        </w:rPr>
        <w:t>Almeida</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Cooperative</w:t>
      </w:r>
      <w:r>
        <w:rPr>
          <w:rFonts w:ascii="Times New Roman" w:hAnsi="Times New Roman"/>
          <w:b w:val="0"/>
          <w:i w:val="0"/>
          <w:color w:val="222222"/>
          <w:sz w:val="22"/>
        </w:rPr>
        <w:t xml:space="preserve">. Notices: </w:t>
      </w:r>
      <w:r>
        <w:rPr>
          <w:rFonts w:ascii="Times New Roman" w:hAnsi="Times New Roman"/>
          <w:b w:val="0"/>
          <w:i w:val="0"/>
          <w:color w:val="222222"/>
          <w:sz w:val="22"/>
        </w:rPr>
        <w:t>mariana.almeida+case.102599@example.invalid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92599-5012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388.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389.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390.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391.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Yash </w:t>
      </w:r>
      <w:r>
        <w:rPr>
          <w:rFonts w:ascii="Times New Roman" w:hAnsi="Times New Roman"/>
          <w:b/>
          <w:i/>
          <w:color w:val="252525"/>
          <w:sz w:val="22"/>
        </w:rPr>
        <w:t>Dave</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yash.dave+case.102603@example.invalid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+91 75753 53646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392.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Panicker</w:t>
      </w:r>
      <w:r>
        <w:rPr>
          <w:rFonts w:ascii="Times New Roman" w:hAnsi="Times New Roman"/>
          <w:b w:val="0"/>
          <w:i w:val="0"/>
          <w:color w:val="222222"/>
          <w:sz w:val="22"/>
        </w:rPr>
        <w:t xml:space="preserve"> / </w:t>
      </w:r>
      <w:r>
        <w:rPr>
          <w:rFonts w:ascii="Times New Roman" w:hAnsi="Times New Roman"/>
          <w:b w:val="0"/>
          <w:i w:val="0"/>
          <w:color w:val="222222"/>
          <w:sz w:val="22"/>
        </w:rPr>
        <w:t>vivek.panicker+case.100483@example.invalid</w:t>
      </w:r>
      <w:r>
        <w:rPr>
          <w:rFonts w:ascii="Times New Roman" w:hAnsi="Times New Roman"/>
          <w:b w:val="0"/>
          <w:i w:val="0"/>
          <w:color w:val="222222"/>
          <w:sz w:val="22"/>
        </w:rPr>
        <w:t>. Agreement reference 2031-02-0049.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2031-02-0050 / Clauses 393–400</w:t>
      </w:r>
    </w:p>
    <w:p>
      <w:pPr>
        <w:keepNext/>
        <w:widowControl w:val="0"/>
        <w:spacing w:after="80" w:line="259" w:lineRule="auto"/>
      </w:pPr>
      <w:r>
        <w:rPr>
          <w:rFonts w:ascii="Times New Roman" w:hAnsi="Times New Roman"/>
          <w:b/>
          <w:i w:val="0"/>
          <w:color w:val="252525"/>
          <w:sz w:val="23"/>
        </w:rPr>
        <w:t>393.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394.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395.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Amelia </w:t>
      </w:r>
      <w:r>
        <w:rPr>
          <w:rFonts w:ascii="Times New Roman" w:hAnsi="Times New Roman"/>
          <w:b/>
          <w:i/>
          <w:color w:val="252525"/>
          <w:sz w:val="22"/>
        </w:rPr>
        <w:t>Morgan</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amelia.morgan+case.102652@example.invalid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555-0152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396.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397.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398.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399.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Mateo </w:t>
      </w:r>
      <w:r>
        <w:rPr>
          <w:rFonts w:ascii="Times New Roman" w:hAnsi="Times New Roman"/>
          <w:b/>
          <w:i/>
          <w:color w:val="252525"/>
          <w:sz w:val="22"/>
        </w:rPr>
        <w:t>Sánchez</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mateo.sanchez+case.102656@example.invalid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+34 699 656 420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400.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Panicker</w:t>
      </w:r>
      <w:r>
        <w:rPr>
          <w:rFonts w:ascii="Times New Roman" w:hAnsi="Times New Roman"/>
          <w:b w:val="0"/>
          <w:i w:val="0"/>
          <w:color w:val="222222"/>
          <w:sz w:val="22"/>
        </w:rPr>
        <w:t xml:space="preserve"> / </w:t>
      </w:r>
      <w:r>
        <w:rPr>
          <w:rFonts w:ascii="Times New Roman" w:hAnsi="Times New Roman"/>
          <w:b w:val="0"/>
          <w:i w:val="0"/>
          <w:color w:val="222222"/>
          <w:sz w:val="22"/>
        </w:rPr>
        <w:t>vivek.panicker+case.100483@example.invalid</w:t>
      </w:r>
      <w:r>
        <w:rPr>
          <w:rFonts w:ascii="Times New Roman" w:hAnsi="Times New Roman"/>
          <w:b w:val="0"/>
          <w:i w:val="0"/>
          <w:color w:val="222222"/>
          <w:sz w:val="22"/>
        </w:rPr>
        <w:t>. Agreement reference 2031-02-0050.</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2031-02-0051 / Clauses 401–408</w:t>
      </w:r>
    </w:p>
    <w:p>
      <w:pPr>
        <w:keepNext/>
        <w:widowControl w:val="0"/>
        <w:spacing w:after="80" w:line="259" w:lineRule="auto"/>
      </w:pPr>
      <w:r>
        <w:rPr>
          <w:rFonts w:ascii="Times New Roman" w:hAnsi="Times New Roman"/>
          <w:b/>
          <w:i w:val="0"/>
          <w:color w:val="252525"/>
          <w:sz w:val="23"/>
        </w:rPr>
        <w:t>401.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402.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403.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Riya </w:t>
      </w:r>
      <w:r>
        <w:rPr>
          <w:rFonts w:ascii="Times New Roman" w:hAnsi="Times New Roman"/>
          <w:b/>
          <w:i/>
          <w:color w:val="252525"/>
          <w:sz w:val="22"/>
        </w:rPr>
        <w:t>Sen</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riya.sen+case.102705@example.invalid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+91 86298 41869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404.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405.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406.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407.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Rohan </w:t>
      </w:r>
      <w:r>
        <w:rPr>
          <w:rFonts w:ascii="Times New Roman" w:hAnsi="Times New Roman"/>
          <w:b/>
          <w:i/>
          <w:color w:val="252525"/>
          <w:sz w:val="22"/>
        </w:rPr>
        <w:t>Joshi</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rohan.joshi+case.102709@example.invalid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+91-99226-99984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408.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Panicker</w:t>
      </w:r>
      <w:r>
        <w:rPr>
          <w:rFonts w:ascii="Times New Roman" w:hAnsi="Times New Roman"/>
          <w:b w:val="0"/>
          <w:i w:val="0"/>
          <w:color w:val="222222"/>
          <w:sz w:val="22"/>
        </w:rPr>
        <w:t xml:space="preserve"> / </w:t>
      </w:r>
      <w:r>
        <w:rPr>
          <w:rFonts w:ascii="Times New Roman" w:hAnsi="Times New Roman"/>
          <w:b w:val="0"/>
          <w:i w:val="0"/>
          <w:color w:val="222222"/>
          <w:sz w:val="22"/>
        </w:rPr>
        <w:t>vivek.panicker+case.100483@example.invalid</w:t>
      </w:r>
      <w:r>
        <w:rPr>
          <w:rFonts w:ascii="Times New Roman" w:hAnsi="Times New Roman"/>
          <w:b w:val="0"/>
          <w:i w:val="0"/>
          <w:color w:val="222222"/>
          <w:sz w:val="22"/>
        </w:rPr>
        <w:t>. Agreement reference 2031-02-0051.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2031-02-0052 / Clauses 409–416</w:t>
      </w:r>
    </w:p>
    <w:p>
      <w:pPr>
        <w:keepNext/>
        <w:widowControl w:val="0"/>
        <w:spacing w:after="80" w:line="259" w:lineRule="auto"/>
      </w:pPr>
      <w:r>
        <w:rPr>
          <w:rFonts w:ascii="Times New Roman" w:hAnsi="Times New Roman"/>
          <w:b/>
          <w:i w:val="0"/>
          <w:color w:val="252525"/>
          <w:sz w:val="23"/>
        </w:rPr>
        <w:t>409.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410.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411.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Khalid </w:t>
      </w:r>
      <w:r>
        <w:rPr>
          <w:rFonts w:ascii="Times New Roman" w:hAnsi="Times New Roman"/>
          <w:b/>
          <w:i/>
          <w:color w:val="252525"/>
          <w:sz w:val="22"/>
        </w:rPr>
        <w:t>Haddad</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Cooperative</w:t>
      </w:r>
      <w:r>
        <w:rPr>
          <w:rFonts w:ascii="Times New Roman" w:hAnsi="Times New Roman"/>
          <w:b w:val="0"/>
          <w:i w:val="0"/>
          <w:color w:val="222222"/>
          <w:sz w:val="22"/>
        </w:rPr>
        <w:t xml:space="preserve">. Notices: </w:t>
      </w:r>
      <w:r>
        <w:rPr>
          <w:rFonts w:ascii="Times New Roman" w:hAnsi="Times New Roman"/>
          <w:b w:val="0"/>
          <w:i w:val="0"/>
          <w:color w:val="222222"/>
          <w:sz w:val="22"/>
        </w:rPr>
        <w:t>khalid.haddad+case.102758@example.invalid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+971 50 758 7820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412.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413.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414.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415.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Ishita </w:t>
      </w:r>
      <w:r>
        <w:rPr>
          <w:rFonts w:ascii="Times New Roman" w:hAnsi="Times New Roman"/>
          <w:b/>
          <w:i/>
          <w:color w:val="252525"/>
          <w:sz w:val="22"/>
        </w:rPr>
        <w:t>Dasgupta</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ishita.dasgupta+case.102762@example.invalid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+91 72285 75469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416.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Panicker</w:t>
      </w:r>
      <w:r>
        <w:rPr>
          <w:rFonts w:ascii="Times New Roman" w:hAnsi="Times New Roman"/>
          <w:b w:val="0"/>
          <w:i w:val="0"/>
          <w:color w:val="222222"/>
          <w:sz w:val="22"/>
        </w:rPr>
        <w:t xml:space="preserve"> / </w:t>
      </w:r>
      <w:r>
        <w:rPr>
          <w:rFonts w:ascii="Times New Roman" w:hAnsi="Times New Roman"/>
          <w:b w:val="0"/>
          <w:i w:val="0"/>
          <w:color w:val="222222"/>
          <w:sz w:val="22"/>
        </w:rPr>
        <w:t>vivek.panicker+case.100483@example.invalid</w:t>
      </w:r>
      <w:r>
        <w:rPr>
          <w:rFonts w:ascii="Times New Roman" w:hAnsi="Times New Roman"/>
          <w:b w:val="0"/>
          <w:i w:val="0"/>
          <w:color w:val="222222"/>
          <w:sz w:val="22"/>
        </w:rPr>
        <w:t>. Agreement reference 2031-02-0052.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2031-02-0053 / Clauses 417–424</w:t>
      </w:r>
    </w:p>
    <w:p>
      <w:pPr>
        <w:keepNext/>
        <w:widowControl w:val="0"/>
        <w:spacing w:after="80" w:line="259" w:lineRule="auto"/>
      </w:pPr>
      <w:r>
        <w:rPr>
          <w:rFonts w:ascii="Times New Roman" w:hAnsi="Times New Roman"/>
          <w:b/>
          <w:i w:val="0"/>
          <w:color w:val="252525"/>
          <w:sz w:val="23"/>
        </w:rPr>
        <w:t>417.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418.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419.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rohith.kumar+case.102811@example.invalid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+91-82571-92989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420.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421.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422.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423.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Camille </w:t>
      </w:r>
      <w:r>
        <w:rPr>
          <w:rFonts w:ascii="Times New Roman" w:hAnsi="Times New Roman"/>
          <w:b/>
          <w:i/>
          <w:color w:val="252525"/>
          <w:sz w:val="22"/>
        </w:rPr>
        <w:t>Laurent</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camille.laurent+case.102815@example.invalid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+33 1 99 15 20 30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424.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Mansi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mansi.mehta+case.100523@example.invalid</w:t>
      </w:r>
      <w:r>
        <w:rPr>
          <w:rFonts w:ascii="Times New Roman" w:hAnsi="Times New Roman"/>
          <w:b w:val="0"/>
          <w:i w:val="0"/>
          <w:color w:val="222222"/>
          <w:sz w:val="22"/>
        </w:rPr>
        <w:t>. Agreement reference 2031-02-0053.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2031-02-0054 / Clauses 425–432</w:t>
      </w:r>
    </w:p>
    <w:p>
      <w:pPr>
        <w:keepNext/>
        <w:widowControl w:val="0"/>
        <w:spacing w:after="80" w:line="259" w:lineRule="auto"/>
      </w:pPr>
      <w:r>
        <w:rPr>
          <w:rFonts w:ascii="Times New Roman" w:hAnsi="Times New Roman"/>
          <w:b/>
          <w:i w:val="0"/>
          <w:color w:val="252525"/>
          <w:sz w:val="23"/>
        </w:rPr>
        <w:t>425.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426.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427.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Anjana </w:t>
      </w:r>
      <w:r>
        <w:rPr>
          <w:rFonts w:ascii="Times New Roman" w:hAnsi="Times New Roman"/>
          <w:b/>
          <w:i/>
          <w:color w:val="252525"/>
          <w:sz w:val="22"/>
        </w:rPr>
        <w:t>Pillai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anjana.pillai+case.102864@example.invalid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+91 86525 35069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428.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429.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430.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431.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Naveen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naveen.rao+case.102868@example.invalid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+91-97991-99676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432.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Mansi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mansi.mehta+case.100523@example.invalid</w:t>
      </w:r>
      <w:r>
        <w:rPr>
          <w:rFonts w:ascii="Times New Roman" w:hAnsi="Times New Roman"/>
          <w:b w:val="0"/>
          <w:i w:val="0"/>
          <w:color w:val="222222"/>
          <w:sz w:val="22"/>
        </w:rPr>
        <w:t>. Agreement reference 2031-02-0054.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2031-02-0055 / Clauses 433–440</w:t>
      </w:r>
    </w:p>
    <w:p>
      <w:pPr>
        <w:keepNext/>
        <w:widowControl w:val="0"/>
        <w:spacing w:after="80" w:line="259" w:lineRule="auto"/>
      </w:pPr>
      <w:r>
        <w:rPr>
          <w:rFonts w:ascii="Times New Roman" w:hAnsi="Times New Roman"/>
          <w:b/>
          <w:i w:val="0"/>
          <w:color w:val="252525"/>
          <w:sz w:val="23"/>
        </w:rPr>
        <w:t>433.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434.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435.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Hina </w:t>
      </w:r>
      <w:r>
        <w:rPr>
          <w:rFonts w:ascii="Times New Roman" w:hAnsi="Times New Roman"/>
          <w:b/>
          <w:i/>
          <w:color w:val="252525"/>
          <w:sz w:val="22"/>
        </w:rPr>
        <w:t>Watanabe</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hina.watanabe+case.102917@example.invalid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+81 90 2917 4102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436.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437.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438.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439.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Vivek </w:t>
      </w:r>
      <w:r>
        <w:rPr>
          <w:rFonts w:ascii="Times New Roman" w:hAnsi="Times New Roman"/>
          <w:b/>
          <w:i/>
          <w:color w:val="252525"/>
          <w:sz w:val="22"/>
        </w:rPr>
        <w:t>Kurup</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vivek.kurup+case.102921@example.invalid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+91 99310 32230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440.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Mansi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mansi.mehta+case.100523@example.invalid</w:t>
      </w:r>
      <w:r>
        <w:rPr>
          <w:rFonts w:ascii="Times New Roman" w:hAnsi="Times New Roman"/>
          <w:b w:val="0"/>
          <w:i w:val="0"/>
          <w:color w:val="222222"/>
          <w:sz w:val="22"/>
        </w:rPr>
        <w:t>. Agreement reference 2031-02-0055.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2031-02-0056 / Clauses 441–448</w:t>
      </w:r>
    </w:p>
    <w:p>
      <w:pPr>
        <w:keepNext/>
        <w:widowControl w:val="0"/>
        <w:spacing w:after="80" w:line="259" w:lineRule="auto"/>
      </w:pPr>
      <w:r>
        <w:rPr>
          <w:rFonts w:ascii="Times New Roman" w:hAnsi="Times New Roman"/>
          <w:b/>
          <w:i w:val="0"/>
          <w:color w:val="252525"/>
          <w:sz w:val="23"/>
        </w:rPr>
        <w:t>441.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442.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443.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Kiran </w:t>
      </w:r>
      <w:r>
        <w:rPr>
          <w:rFonts w:ascii="Times New Roman" w:hAnsi="Times New Roman"/>
          <w:b/>
          <w:i/>
          <w:color w:val="252525"/>
          <w:sz w:val="22"/>
        </w:rPr>
        <w:t>Shetty</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kiran.shetty+case.102970@example.invalid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+91-74252-18871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444.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445.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446.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447.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Laura </w:t>
      </w:r>
      <w:r>
        <w:rPr>
          <w:rFonts w:ascii="Times New Roman" w:hAnsi="Times New Roman"/>
          <w:b/>
          <w:i/>
          <w:color w:val="252525"/>
          <w:sz w:val="22"/>
        </w:rPr>
        <w:t>Schneider</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laura.schneider+case.102974@example.invalid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5550-2974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448.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Mansi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mansi.mehta+case.100523@example.invalid</w:t>
      </w:r>
      <w:r>
        <w:rPr>
          <w:rFonts w:ascii="Times New Roman" w:hAnsi="Times New Roman"/>
          <w:b w:val="0"/>
          <w:i w:val="0"/>
          <w:color w:val="222222"/>
          <w:sz w:val="22"/>
        </w:rPr>
        <w:t>. Agreement reference 2031-02-0056.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2031-02-0057 / Clauses 449–456</w:t>
      </w:r>
    </w:p>
    <w:p>
      <w:pPr>
        <w:keepNext/>
        <w:widowControl w:val="0"/>
        <w:spacing w:after="80" w:line="259" w:lineRule="auto"/>
      </w:pPr>
      <w:r>
        <w:rPr>
          <w:rFonts w:ascii="Times New Roman" w:hAnsi="Times New Roman"/>
          <w:b/>
          <w:i w:val="0"/>
          <w:color w:val="252525"/>
          <w:sz w:val="23"/>
        </w:rPr>
        <w:t>449.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450.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451.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Pranav </w:t>
      </w:r>
      <w:r>
        <w:rPr>
          <w:rFonts w:ascii="Times New Roman" w:hAnsi="Times New Roman"/>
          <w:b/>
          <w:i/>
          <w:color w:val="252525"/>
          <w:sz w:val="22"/>
        </w:rPr>
        <w:t>Srinivasan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pranav.srinivasan+case.103023@example.invalid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+91 99241 16865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452.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453.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454.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455.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Kiran </w:t>
      </w:r>
      <w:r>
        <w:rPr>
          <w:rFonts w:ascii="Times New Roman" w:hAnsi="Times New Roman"/>
          <w:b/>
          <w:i/>
          <w:color w:val="252525"/>
          <w:sz w:val="22"/>
        </w:rPr>
        <w:t>Gowda</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kiran.gowda+case.103027@example.invalid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+91-97234-90870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456.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sai.goud+case.100563@example.invalid</w:t>
      </w:r>
      <w:r>
        <w:rPr>
          <w:rFonts w:ascii="Times New Roman" w:hAnsi="Times New Roman"/>
          <w:b w:val="0"/>
          <w:i w:val="0"/>
          <w:color w:val="222222"/>
          <w:sz w:val="22"/>
        </w:rPr>
        <w:t>. Agreement reference 2031-02-0057.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2031-02-0058 / Clauses 457–464</w:t>
      </w:r>
    </w:p>
    <w:p>
      <w:pPr>
        <w:keepNext/>
        <w:widowControl w:val="0"/>
        <w:spacing w:after="80" w:line="259" w:lineRule="auto"/>
      </w:pPr>
      <w:r>
        <w:rPr>
          <w:rFonts w:ascii="Times New Roman" w:hAnsi="Times New Roman"/>
          <w:b/>
          <w:i w:val="0"/>
          <w:color w:val="252525"/>
          <w:sz w:val="23"/>
        </w:rPr>
        <w:t>457.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458.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459.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Diego </w:t>
      </w:r>
      <w:r>
        <w:rPr>
          <w:rFonts w:ascii="Times New Roman" w:hAnsi="Times New Roman"/>
          <w:b/>
          <w:i/>
          <w:color w:val="252525"/>
          <w:sz w:val="22"/>
        </w:rPr>
        <w:t>Martínez</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diego.martinez+case.103076@example.invalid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+34 699 076 420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460.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461.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462.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463.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Kavya </w:t>
      </w:r>
      <w:r>
        <w:rPr>
          <w:rFonts w:ascii="Times New Roman" w:hAnsi="Times New Roman"/>
          <w:b/>
          <w:i/>
          <w:color w:val="252525"/>
          <w:sz w:val="22"/>
        </w:rPr>
        <w:t>Rajendran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kavya.rajendran+case.103080@example.invalid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+91 94960 43768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464.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sai.goud+case.100563@example.invalid</w:t>
      </w:r>
      <w:r>
        <w:rPr>
          <w:rFonts w:ascii="Times New Roman" w:hAnsi="Times New Roman"/>
          <w:b w:val="0"/>
          <w:i w:val="0"/>
          <w:color w:val="222222"/>
          <w:sz w:val="22"/>
        </w:rPr>
        <w:t>. Agreement reference 2031-02-0058.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2031-02-0059 / Clauses 465–472</w:t>
      </w:r>
    </w:p>
    <w:p>
      <w:pPr>
        <w:keepNext/>
        <w:widowControl w:val="0"/>
        <w:spacing w:after="80" w:line="259" w:lineRule="auto"/>
      </w:pPr>
      <w:r>
        <w:rPr>
          <w:rFonts w:ascii="Times New Roman" w:hAnsi="Times New Roman"/>
          <w:b/>
          <w:i w:val="0"/>
          <w:color w:val="252525"/>
          <w:sz w:val="23"/>
        </w:rPr>
        <w:t>465.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466.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467.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Yash </w:t>
      </w:r>
      <w:r>
        <w:rPr>
          <w:rFonts w:ascii="Times New Roman" w:hAnsi="Times New Roman"/>
          <w:b/>
          <w:i/>
          <w:color w:val="252525"/>
          <w:sz w:val="22"/>
        </w:rPr>
        <w:t>Dave</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yash.dave+case.103129@example.invalid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+91-88195-31982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468.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469.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470.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471.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Amelia </w:t>
      </w:r>
      <w:r>
        <w:rPr>
          <w:rFonts w:ascii="Times New Roman" w:hAnsi="Times New Roman"/>
          <w:b/>
          <w:i/>
          <w:color w:val="252525"/>
          <w:sz w:val="22"/>
        </w:rPr>
        <w:t>Foster</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amelia.foster+case.103133@example.invalid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+44 7700 900133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472.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sai.goud+case.100563@example.invalid</w:t>
      </w:r>
      <w:r>
        <w:rPr>
          <w:rFonts w:ascii="Times New Roman" w:hAnsi="Times New Roman"/>
          <w:b w:val="0"/>
          <w:i w:val="0"/>
          <w:color w:val="222222"/>
          <w:sz w:val="22"/>
        </w:rPr>
        <w:t>. Agreement reference 2031-02-0059.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2031-02-0060 / Clauses 473–480</w:t>
      </w:r>
    </w:p>
    <w:p>
      <w:pPr>
        <w:keepNext/>
        <w:widowControl w:val="0"/>
        <w:spacing w:after="80" w:line="259" w:lineRule="auto"/>
      </w:pPr>
      <w:r>
        <w:rPr>
          <w:rFonts w:ascii="Times New Roman" w:hAnsi="Times New Roman"/>
          <w:b/>
          <w:i w:val="0"/>
          <w:color w:val="252525"/>
          <w:sz w:val="23"/>
        </w:rPr>
        <w:t>473.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474.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475.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Aditi </w:t>
      </w:r>
      <w:r>
        <w:rPr>
          <w:rFonts w:ascii="Times New Roman" w:hAnsi="Times New Roman"/>
          <w:b/>
          <w:i/>
          <w:color w:val="252525"/>
          <w:sz w:val="22"/>
        </w:rPr>
        <w:t>Saxena</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aditi.saxena+case.103182@example.invalid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+91 98315 71420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476.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477.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478.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479.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Dhruv </w:t>
      </w:r>
      <w:r>
        <w:rPr>
          <w:rFonts w:ascii="Times New Roman" w:hAnsi="Times New Roman"/>
          <w:b/>
          <w:i/>
          <w:color w:val="252525"/>
          <w:sz w:val="22"/>
        </w:rPr>
        <w:t>Trivedi</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dhruv.trivedi+case.103186@example.invalid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+91-83709-90802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480.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sai.goud+case.100563@example.invalid</w:t>
      </w:r>
      <w:r>
        <w:rPr>
          <w:rFonts w:ascii="Times New Roman" w:hAnsi="Times New Roman"/>
          <w:b w:val="0"/>
          <w:i w:val="0"/>
          <w:color w:val="222222"/>
          <w:sz w:val="22"/>
        </w:rPr>
        <w:t>. Agreement reference 2031-02-0060.</w:t>
      </w:r>
    </w:p>
    <w:p>
      <w:pPr>
        <w:widowControl w:val="0"/>
        <w:spacing w:after="60" w:line="259" w:lineRule="auto"/>
      </w:pPr>
      <w:r>
        <w:rPr>
          <w:rFonts w:ascii="Times New Roman" w:hAnsi="Times New Roman"/>
          <w:b w:val="0"/>
          <w:i w:val="0"/>
          <w:color w:val="222222"/>
          <w:sz w:val="22"/>
        </w:rPr>
        <w:t xml:space="preserve">Annual review and Annex A remain approved. Reviewer </w:t>
      </w:r>
      <w:r>
        <w:rPr>
          <w:rFonts w:ascii="Times New Roman" w:hAnsi="Times New Roman"/>
          <w:b/>
          <w:i w:val="0"/>
          <w:color w:val="252525"/>
          <w:sz w:val="22"/>
        </w:rPr>
        <w:t>Ann</w:t>
      </w:r>
      <w:r>
        <w:rPr>
          <w:rFonts w:ascii="Times New Roman" w:hAnsi="Times New Roman"/>
          <w:b w:val="0"/>
          <w:i w:val="0"/>
          <w:color w:val="222222"/>
          <w:sz w:val="22"/>
        </w:rPr>
        <w:t>.</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2031-02-0061 / Clauses 481–488</w:t>
      </w:r>
    </w:p>
    <w:p>
      <w:pPr>
        <w:keepNext/>
        <w:widowControl w:val="0"/>
        <w:spacing w:after="80" w:line="259" w:lineRule="auto"/>
      </w:pPr>
      <w:r>
        <w:rPr>
          <w:rFonts w:ascii="Times New Roman" w:hAnsi="Times New Roman"/>
          <w:b/>
          <w:i w:val="0"/>
          <w:color w:val="252525"/>
          <w:sz w:val="23"/>
        </w:rPr>
        <w:t>481.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482.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483.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Élodie </w:t>
      </w:r>
      <w:r>
        <w:rPr>
          <w:rFonts w:ascii="Times New Roman" w:hAnsi="Times New Roman"/>
          <w:b/>
          <w:i/>
          <w:color w:val="252525"/>
          <w:sz w:val="22"/>
        </w:rPr>
        <w:t>Bernard</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elodie.bernard+case.103235@example.invalid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+33 1 99 35 20 30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484.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485.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486.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487.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Mariana </w:t>
      </w:r>
      <w:r>
        <w:rPr>
          <w:rFonts w:ascii="Times New Roman" w:hAnsi="Times New Roman"/>
          <w:b/>
          <w:i/>
          <w:color w:val="252525"/>
          <w:sz w:val="22"/>
        </w:rPr>
        <w:t>Lima</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mariana.lima+case.103239@example.invalid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93239-5012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488.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arjun.sharma+case.100603@example.invalid</w:t>
      </w:r>
      <w:r>
        <w:rPr>
          <w:rFonts w:ascii="Times New Roman" w:hAnsi="Times New Roman"/>
          <w:b w:val="0"/>
          <w:i w:val="0"/>
          <w:color w:val="222222"/>
          <w:sz w:val="22"/>
        </w:rPr>
        <w:t>. Agreement reference 2031-02-0061.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2031-02-0062 / Clauses 489–496</w:t>
      </w:r>
    </w:p>
    <w:p>
      <w:pPr>
        <w:keepNext/>
        <w:widowControl w:val="0"/>
        <w:spacing w:after="80" w:line="259" w:lineRule="auto"/>
      </w:pPr>
      <w:r>
        <w:rPr>
          <w:rFonts w:ascii="Times New Roman" w:hAnsi="Times New Roman"/>
          <w:b/>
          <w:i w:val="0"/>
          <w:color w:val="252525"/>
          <w:sz w:val="23"/>
        </w:rPr>
        <w:t>489.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490.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491.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Soumik </w:t>
      </w:r>
      <w:r>
        <w:rPr>
          <w:rFonts w:ascii="Times New Roman" w:hAnsi="Times New Roman"/>
          <w:b/>
          <w:i/>
          <w:color w:val="252525"/>
          <w:sz w:val="22"/>
        </w:rPr>
        <w:t>Chatterjee</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soumik.chatterjee+case.103288@example.invalid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+91-87800-54936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492.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493.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494.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495.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Noah </w:t>
      </w:r>
      <w:r>
        <w:rPr>
          <w:rFonts w:ascii="Times New Roman" w:hAnsi="Times New Roman"/>
          <w:b/>
          <w:i/>
          <w:color w:val="252525"/>
          <w:sz w:val="22"/>
        </w:rPr>
        <w:t>Brooks</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noah.brooks+case.103292@example.invalid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555-0192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496.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arjun.sharma+case.100603@example.invalid</w:t>
      </w:r>
      <w:r>
        <w:rPr>
          <w:rFonts w:ascii="Times New Roman" w:hAnsi="Times New Roman"/>
          <w:b w:val="0"/>
          <w:i w:val="0"/>
          <w:color w:val="222222"/>
          <w:sz w:val="22"/>
        </w:rPr>
        <w:t>. Agreement reference 2031-02-0062.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2031-02-0063 / Clauses 497–504</w:t>
      </w:r>
    </w:p>
    <w:p>
      <w:pPr>
        <w:keepNext/>
        <w:widowControl w:val="0"/>
        <w:spacing w:after="80" w:line="259" w:lineRule="auto"/>
      </w:pPr>
      <w:r>
        <w:rPr>
          <w:rFonts w:ascii="Times New Roman" w:hAnsi="Times New Roman"/>
          <w:b/>
          <w:i w:val="0"/>
          <w:color w:val="252525"/>
          <w:sz w:val="23"/>
        </w:rPr>
        <w:t>497.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498.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499.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Ishaan </w:t>
      </w:r>
      <w:r>
        <w:rPr>
          <w:rFonts w:ascii="Times New Roman" w:hAnsi="Times New Roman"/>
          <w:b/>
          <w:i/>
          <w:color w:val="252525"/>
          <w:sz w:val="22"/>
        </w:rPr>
        <w:t>Joshi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ishaan.joshi+case.103341@example.invalid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+91 89728 22497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500.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501.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502.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503.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Anirban </w:t>
      </w:r>
      <w:r>
        <w:rPr>
          <w:rFonts w:ascii="Times New Roman" w:hAnsi="Times New Roman"/>
          <w:b/>
          <w:i/>
          <w:color w:val="252525"/>
          <w:sz w:val="22"/>
        </w:rPr>
        <w:t>Ghosh</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anirban.ghosh+case.103345@example.invalid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+91-79499-00951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504.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arjun.sharma+case.100603@example.invalid</w:t>
      </w:r>
      <w:r>
        <w:rPr>
          <w:rFonts w:ascii="Times New Roman" w:hAnsi="Times New Roman"/>
          <w:b w:val="0"/>
          <w:i w:val="0"/>
          <w:color w:val="222222"/>
          <w:sz w:val="22"/>
        </w:rPr>
        <w:t>. Agreement reference 2031-02-0063.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2031-02-0064 / Clauses 505–512</w:t>
      </w:r>
    </w:p>
    <w:p>
      <w:pPr>
        <w:keepNext/>
        <w:widowControl w:val="0"/>
        <w:spacing w:after="80" w:line="259" w:lineRule="auto"/>
      </w:pPr>
      <w:r>
        <w:rPr>
          <w:rFonts w:ascii="Times New Roman" w:hAnsi="Times New Roman"/>
          <w:b/>
          <w:i w:val="0"/>
          <w:color w:val="252525"/>
          <w:sz w:val="23"/>
        </w:rPr>
        <w:t>505.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506.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507.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Jonas </w:t>
      </w:r>
      <w:r>
        <w:rPr>
          <w:rFonts w:ascii="Times New Roman" w:hAnsi="Times New Roman"/>
          <w:b/>
          <w:i/>
          <w:color w:val="252525"/>
          <w:sz w:val="22"/>
        </w:rPr>
        <w:t>Hoffmann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jonas.hoffmann+case.103394@example.invalid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5550-3394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508.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509.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510.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511.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Omar </w:t>
      </w:r>
      <w:r>
        <w:rPr>
          <w:rFonts w:ascii="Times New Roman" w:hAnsi="Times New Roman"/>
          <w:b/>
          <w:i/>
          <w:color w:val="252525"/>
          <w:sz w:val="22"/>
        </w:rPr>
        <w:t>Hamdan</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omar.hamdan+case.103398@example.invalid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+971 50 398 7820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512.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arjun.sharma+case.100603@example.invalid</w:t>
      </w:r>
      <w:r>
        <w:rPr>
          <w:rFonts w:ascii="Times New Roman" w:hAnsi="Times New Roman"/>
          <w:b w:val="0"/>
          <w:i w:val="0"/>
          <w:color w:val="222222"/>
          <w:sz w:val="22"/>
        </w:rPr>
        <w:t>. Agreement reference 2031-02-0064.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2031-02-0065 / Clauses 513–520</w:t>
      </w:r>
    </w:p>
    <w:p>
      <w:pPr>
        <w:keepNext/>
        <w:widowControl w:val="0"/>
        <w:spacing w:after="80" w:line="259" w:lineRule="auto"/>
      </w:pPr>
      <w:r>
        <w:rPr>
          <w:rFonts w:ascii="Times New Roman" w:hAnsi="Times New Roman"/>
          <w:b/>
          <w:i w:val="0"/>
          <w:color w:val="252525"/>
          <w:sz w:val="23"/>
        </w:rPr>
        <w:t>513.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514.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515.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Vivek </w:t>
      </w:r>
      <w:r>
        <w:rPr>
          <w:rFonts w:ascii="Times New Roman" w:hAnsi="Times New Roman"/>
          <w:b/>
          <w:i/>
          <w:color w:val="252525"/>
          <w:sz w:val="22"/>
        </w:rPr>
        <w:t>Nair</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vivek.nair+case.103447@example.invalid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+91-78574-66942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516.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517.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518.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519.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Sai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sai.rao+case.103451@example.invalid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8392165937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520.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Devika </w:t>
      </w:r>
      <w:r>
        <w:rPr>
          <w:rFonts w:ascii="Times New Roman" w:hAnsi="Times New Roman"/>
          <w:b/>
          <w:i/>
          <w:color w:val="252525"/>
          <w:sz w:val="22"/>
        </w:rPr>
        <w:t>Kurup</w:t>
      </w:r>
      <w:r>
        <w:rPr>
          <w:rFonts w:ascii="Times New Roman" w:hAnsi="Times New Roman"/>
          <w:b w:val="0"/>
          <w:i w:val="0"/>
          <w:color w:val="222222"/>
          <w:sz w:val="22"/>
        </w:rPr>
        <w:t xml:space="preserve"> / </w:t>
      </w:r>
      <w:r>
        <w:rPr>
          <w:rFonts w:ascii="Times New Roman" w:hAnsi="Times New Roman"/>
          <w:b w:val="0"/>
          <w:i w:val="0"/>
          <w:color w:val="222222"/>
          <w:sz w:val="22"/>
        </w:rPr>
        <w:t>devika.kurup+case.100643@example.invalid</w:t>
      </w:r>
      <w:r>
        <w:rPr>
          <w:rFonts w:ascii="Times New Roman" w:hAnsi="Times New Roman"/>
          <w:b w:val="0"/>
          <w:i w:val="0"/>
          <w:color w:val="222222"/>
          <w:sz w:val="22"/>
        </w:rPr>
        <w:t>. Agreement reference 2031-02-0065.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2031-02-0066 / Clauses 521–528</w:t>
      </w:r>
    </w:p>
    <w:p>
      <w:pPr>
        <w:keepNext/>
        <w:widowControl w:val="0"/>
        <w:spacing w:after="80" w:line="259" w:lineRule="auto"/>
      </w:pPr>
      <w:r>
        <w:rPr>
          <w:rFonts w:ascii="Times New Roman" w:hAnsi="Times New Roman"/>
          <w:b/>
          <w:i w:val="0"/>
          <w:color w:val="252525"/>
          <w:sz w:val="23"/>
        </w:rPr>
        <w:t>521.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522.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523.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Sai </w:t>
      </w:r>
      <w:r>
        <w:rPr>
          <w:rFonts w:ascii="Times New Roman" w:hAnsi="Times New Roman"/>
          <w:b/>
          <w:i/>
          <w:color w:val="252525"/>
          <w:sz w:val="22"/>
        </w:rPr>
        <w:t>Chowdary</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sai.chowdary+case.103500@example.invalid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+91 96407 50378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524.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525.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526.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527.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Ravi </w:t>
      </w:r>
      <w:r>
        <w:rPr>
          <w:rFonts w:ascii="Times New Roman" w:hAnsi="Times New Roman"/>
          <w:b/>
          <w:i/>
          <w:color w:val="252525"/>
          <w:sz w:val="22"/>
        </w:rPr>
        <w:t>Menon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ravi.menon+case.103504@example.invalid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+91-82098-82622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528.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Devika </w:t>
      </w:r>
      <w:r>
        <w:rPr>
          <w:rFonts w:ascii="Times New Roman" w:hAnsi="Times New Roman"/>
          <w:b/>
          <w:i/>
          <w:color w:val="252525"/>
          <w:sz w:val="22"/>
        </w:rPr>
        <w:t>Kurup</w:t>
      </w:r>
      <w:r>
        <w:rPr>
          <w:rFonts w:ascii="Times New Roman" w:hAnsi="Times New Roman"/>
          <w:b w:val="0"/>
          <w:i w:val="0"/>
          <w:color w:val="222222"/>
          <w:sz w:val="22"/>
        </w:rPr>
        <w:t xml:space="preserve"> / </w:t>
      </w:r>
      <w:r>
        <w:rPr>
          <w:rFonts w:ascii="Times New Roman" w:hAnsi="Times New Roman"/>
          <w:b w:val="0"/>
          <w:i w:val="0"/>
          <w:color w:val="222222"/>
          <w:sz w:val="22"/>
        </w:rPr>
        <w:t>devika.kurup+case.100643@example.invalid</w:t>
      </w:r>
      <w:r>
        <w:rPr>
          <w:rFonts w:ascii="Times New Roman" w:hAnsi="Times New Roman"/>
          <w:b w:val="0"/>
          <w:i w:val="0"/>
          <w:color w:val="222222"/>
          <w:sz w:val="22"/>
        </w:rPr>
        <w:t>. Agreement reference 2031-02-0066.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2031-02-0067 / Clauses 529–536</w:t>
      </w:r>
    </w:p>
    <w:p>
      <w:pPr>
        <w:keepNext/>
        <w:widowControl w:val="0"/>
        <w:spacing w:after="80" w:line="259" w:lineRule="auto"/>
      </w:pPr>
      <w:r>
        <w:rPr>
          <w:rFonts w:ascii="Times New Roman" w:hAnsi="Times New Roman"/>
          <w:b/>
          <w:i w:val="0"/>
          <w:color w:val="252525"/>
          <w:sz w:val="23"/>
        </w:rPr>
        <w:t>529.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530.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531.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Freya </w:t>
      </w:r>
      <w:r>
        <w:rPr>
          <w:rFonts w:ascii="Times New Roman" w:hAnsi="Times New Roman"/>
          <w:b/>
          <w:i/>
          <w:color w:val="252525"/>
          <w:sz w:val="22"/>
        </w:rPr>
        <w:t>Clarke</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freya.clarke+case.103553@example.invalid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+44 7700 900553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532.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533.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534.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535.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Hina </w:t>
      </w:r>
      <w:r>
        <w:rPr>
          <w:rFonts w:ascii="Times New Roman" w:hAnsi="Times New Roman"/>
          <w:b/>
          <w:i/>
          <w:color w:val="252525"/>
          <w:sz w:val="22"/>
        </w:rPr>
        <w:t>Kobayashi</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hina.kobayashi+case.103557@example.invalid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+81 90 3557 4102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536.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Devika </w:t>
      </w:r>
      <w:r>
        <w:rPr>
          <w:rFonts w:ascii="Times New Roman" w:hAnsi="Times New Roman"/>
          <w:b/>
          <w:i/>
          <w:color w:val="252525"/>
          <w:sz w:val="22"/>
        </w:rPr>
        <w:t>Kurup</w:t>
      </w:r>
      <w:r>
        <w:rPr>
          <w:rFonts w:ascii="Times New Roman" w:hAnsi="Times New Roman"/>
          <w:b w:val="0"/>
          <w:i w:val="0"/>
          <w:color w:val="222222"/>
          <w:sz w:val="22"/>
        </w:rPr>
        <w:t xml:space="preserve"> / </w:t>
      </w:r>
      <w:r>
        <w:rPr>
          <w:rFonts w:ascii="Times New Roman" w:hAnsi="Times New Roman"/>
          <w:b w:val="0"/>
          <w:i w:val="0"/>
          <w:color w:val="222222"/>
          <w:sz w:val="22"/>
        </w:rPr>
        <w:t>devika.kurup+case.100643@example.invalid</w:t>
      </w:r>
      <w:r>
        <w:rPr>
          <w:rFonts w:ascii="Times New Roman" w:hAnsi="Times New Roman"/>
          <w:b w:val="0"/>
          <w:i w:val="0"/>
          <w:color w:val="222222"/>
          <w:sz w:val="22"/>
        </w:rPr>
        <w:t>. Agreement reference 2031-02-0067.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2031-02-0068 / Clauses 537–544</w:t>
      </w:r>
    </w:p>
    <w:p>
      <w:pPr>
        <w:keepNext/>
        <w:widowControl w:val="0"/>
        <w:spacing w:after="80" w:line="259" w:lineRule="auto"/>
      </w:pPr>
      <w:r>
        <w:rPr>
          <w:rFonts w:ascii="Times New Roman" w:hAnsi="Times New Roman"/>
          <w:b/>
          <w:i w:val="0"/>
          <w:color w:val="252525"/>
          <w:sz w:val="23"/>
        </w:rPr>
        <w:t>537.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538.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539.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Priya </w:t>
      </w:r>
      <w:r>
        <w:rPr>
          <w:rFonts w:ascii="Times New Roman" w:hAnsi="Times New Roman"/>
          <w:b/>
          <w:i/>
          <w:color w:val="252525"/>
          <w:sz w:val="22"/>
        </w:rPr>
        <w:t>Srinivasan</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priya.srinivasan+case.103606@example.invalid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+91-94700-63311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540.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541.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542.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543.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Manoj </w:t>
      </w:r>
      <w:r>
        <w:rPr>
          <w:rFonts w:ascii="Times New Roman" w:hAnsi="Times New Roman"/>
          <w:b/>
          <w:i/>
          <w:color w:val="252525"/>
          <w:sz w:val="22"/>
        </w:rPr>
        <w:t>Hegde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manoj.hegde+case.103610@example.invalid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7239263858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544.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Devika </w:t>
      </w:r>
      <w:r>
        <w:rPr>
          <w:rFonts w:ascii="Times New Roman" w:hAnsi="Times New Roman"/>
          <w:b/>
          <w:i/>
          <w:color w:val="252525"/>
          <w:sz w:val="22"/>
        </w:rPr>
        <w:t>Kurup</w:t>
      </w:r>
      <w:r>
        <w:rPr>
          <w:rFonts w:ascii="Times New Roman" w:hAnsi="Times New Roman"/>
          <w:b w:val="0"/>
          <w:i w:val="0"/>
          <w:color w:val="222222"/>
          <w:sz w:val="22"/>
        </w:rPr>
        <w:t xml:space="preserve"> / </w:t>
      </w:r>
      <w:r>
        <w:rPr>
          <w:rFonts w:ascii="Times New Roman" w:hAnsi="Times New Roman"/>
          <w:b w:val="0"/>
          <w:i w:val="0"/>
          <w:color w:val="222222"/>
          <w:sz w:val="22"/>
        </w:rPr>
        <w:t>devika.kurup+case.100643@example.invalid</w:t>
      </w:r>
      <w:r>
        <w:rPr>
          <w:rFonts w:ascii="Times New Roman" w:hAnsi="Times New Roman"/>
          <w:b w:val="0"/>
          <w:i w:val="0"/>
          <w:color w:val="222222"/>
          <w:sz w:val="22"/>
        </w:rPr>
        <w:t>. Agreement reference 2031-02-0068.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2031-02-0069 / Clauses 545–552</w:t>
      </w:r>
    </w:p>
    <w:p>
      <w:pPr>
        <w:keepNext/>
        <w:widowControl w:val="0"/>
        <w:spacing w:after="80" w:line="259" w:lineRule="auto"/>
      </w:pPr>
      <w:r>
        <w:rPr>
          <w:rFonts w:ascii="Times New Roman" w:hAnsi="Times New Roman"/>
          <w:b/>
          <w:i w:val="0"/>
          <w:color w:val="252525"/>
          <w:sz w:val="23"/>
        </w:rPr>
        <w:t>545.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546.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547.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Luísa </w:t>
      </w:r>
      <w:r>
        <w:rPr>
          <w:rFonts w:ascii="Times New Roman" w:hAnsi="Times New Roman"/>
          <w:b/>
          <w:i/>
          <w:color w:val="252525"/>
          <w:sz w:val="22"/>
        </w:rPr>
        <w:t>Lima</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luisa.lima+case.103659@example.invalid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93659-5012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548.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549.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550.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551.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Pranav </w:t>
      </w:r>
      <w:r>
        <w:rPr>
          <w:rFonts w:ascii="Times New Roman" w:hAnsi="Times New Roman"/>
          <w:b/>
          <w:i/>
          <w:color w:val="252525"/>
          <w:sz w:val="22"/>
        </w:rPr>
        <w:t>Subramanian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pranav.subramanian+case.103663@example.invalid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+91-84962-72503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552.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Shah</w:t>
      </w:r>
      <w:r>
        <w:rPr>
          <w:rFonts w:ascii="Times New Roman" w:hAnsi="Times New Roman"/>
          <w:b w:val="0"/>
          <w:i w:val="0"/>
          <w:color w:val="222222"/>
          <w:sz w:val="22"/>
        </w:rPr>
        <w:t xml:space="preserve"> / </w:t>
      </w:r>
      <w:r>
        <w:rPr>
          <w:rFonts w:ascii="Times New Roman" w:hAnsi="Times New Roman"/>
          <w:b w:val="0"/>
          <w:i w:val="0"/>
          <w:color w:val="222222"/>
          <w:sz w:val="22"/>
        </w:rPr>
        <w:t>hetal.shah+case.100683@example.invalid</w:t>
      </w:r>
      <w:r>
        <w:rPr>
          <w:rFonts w:ascii="Times New Roman" w:hAnsi="Times New Roman"/>
          <w:b w:val="0"/>
          <w:i w:val="0"/>
          <w:color w:val="222222"/>
          <w:sz w:val="22"/>
        </w:rPr>
        <w:t>. Agreement reference 2031-02-0069.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2031-02-0070 / Clauses 553–560</w:t>
      </w:r>
    </w:p>
    <w:p>
      <w:pPr>
        <w:keepNext/>
        <w:widowControl w:val="0"/>
        <w:spacing w:after="80" w:line="259" w:lineRule="auto"/>
      </w:pPr>
      <w:r>
        <w:rPr>
          <w:rFonts w:ascii="Times New Roman" w:hAnsi="Times New Roman"/>
          <w:b/>
          <w:i w:val="0"/>
          <w:color w:val="252525"/>
          <w:sz w:val="23"/>
        </w:rPr>
        <w:t>553.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554.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555.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Maya </w:t>
      </w:r>
      <w:r>
        <w:rPr>
          <w:rFonts w:ascii="Times New Roman" w:hAnsi="Times New Roman"/>
          <w:b/>
          <w:i/>
          <w:color w:val="252525"/>
          <w:sz w:val="22"/>
        </w:rPr>
        <w:t>Anderson</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maya.anderson+case.103712@example.invalid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556.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557.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558.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559.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Elena </w:t>
      </w:r>
      <w:r>
        <w:rPr>
          <w:rFonts w:ascii="Times New Roman" w:hAnsi="Times New Roman"/>
          <w:b/>
          <w:i/>
          <w:color w:val="252525"/>
          <w:sz w:val="22"/>
        </w:rPr>
        <w:t>Sánchez</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elena.sanchez+case.103716@example.invalid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+34 699 716 420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560.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Shah</w:t>
      </w:r>
      <w:r>
        <w:rPr>
          <w:rFonts w:ascii="Times New Roman" w:hAnsi="Times New Roman"/>
          <w:b w:val="0"/>
          <w:i w:val="0"/>
          <w:color w:val="222222"/>
          <w:sz w:val="22"/>
        </w:rPr>
        <w:t xml:space="preserve"> / </w:t>
      </w:r>
      <w:r>
        <w:rPr>
          <w:rFonts w:ascii="Times New Roman" w:hAnsi="Times New Roman"/>
          <w:b w:val="0"/>
          <w:i w:val="0"/>
          <w:color w:val="222222"/>
          <w:sz w:val="22"/>
        </w:rPr>
        <w:t>hetal.shah+case.100683@example.invalid</w:t>
      </w:r>
      <w:r>
        <w:rPr>
          <w:rFonts w:ascii="Times New Roman" w:hAnsi="Times New Roman"/>
          <w:b w:val="0"/>
          <w:i w:val="0"/>
          <w:color w:val="222222"/>
          <w:sz w:val="22"/>
        </w:rPr>
        <w:t>. Agreement reference 2031-02-0070.</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2031-02-0071 / Clauses 561–568</w:t>
      </w:r>
    </w:p>
    <w:p>
      <w:pPr>
        <w:keepNext/>
        <w:widowControl w:val="0"/>
        <w:spacing w:after="80" w:line="259" w:lineRule="auto"/>
      </w:pPr>
      <w:r>
        <w:rPr>
          <w:rFonts w:ascii="Times New Roman" w:hAnsi="Times New Roman"/>
          <w:b/>
          <w:i w:val="0"/>
          <w:color w:val="252525"/>
          <w:sz w:val="23"/>
        </w:rPr>
        <w:t>561.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562.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563.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Nisha </w:t>
      </w:r>
      <w:r>
        <w:rPr>
          <w:rFonts w:ascii="Times New Roman" w:hAnsi="Times New Roman"/>
          <w:b/>
          <w:i/>
          <w:color w:val="252525"/>
          <w:sz w:val="22"/>
        </w:rPr>
        <w:t>Kapoor</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nisha.kapoor+case.103765@example.invalid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+91-85429-98264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564.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565.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566.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567.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Harsh </w:t>
      </w:r>
      <w:r>
        <w:rPr>
          <w:rFonts w:ascii="Times New Roman" w:hAnsi="Times New Roman"/>
          <w:b/>
          <w:i/>
          <w:color w:val="252525"/>
          <w:sz w:val="22"/>
        </w:rPr>
        <w:t>Shah</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harsh.shah+case.103769@example.invalid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7702758232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568.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Shah</w:t>
      </w:r>
      <w:r>
        <w:rPr>
          <w:rFonts w:ascii="Times New Roman" w:hAnsi="Times New Roman"/>
          <w:b w:val="0"/>
          <w:i w:val="0"/>
          <w:color w:val="222222"/>
          <w:sz w:val="22"/>
        </w:rPr>
        <w:t xml:space="preserve"> / </w:t>
      </w:r>
      <w:r>
        <w:rPr>
          <w:rFonts w:ascii="Times New Roman" w:hAnsi="Times New Roman"/>
          <w:b w:val="0"/>
          <w:i w:val="0"/>
          <w:color w:val="222222"/>
          <w:sz w:val="22"/>
        </w:rPr>
        <w:t>hetal.shah+case.100683@example.invalid</w:t>
      </w:r>
      <w:r>
        <w:rPr>
          <w:rFonts w:ascii="Times New Roman" w:hAnsi="Times New Roman"/>
          <w:b w:val="0"/>
          <w:i w:val="0"/>
          <w:color w:val="222222"/>
          <w:sz w:val="22"/>
        </w:rPr>
        <w:t>. Agreement reference 2031-02-0071.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2031-02-0072 / Clauses 569–576</w:t>
      </w:r>
    </w:p>
    <w:p>
      <w:pPr>
        <w:keepNext/>
        <w:widowControl w:val="0"/>
        <w:spacing w:after="80" w:line="259" w:lineRule="auto"/>
      </w:pPr>
      <w:r>
        <w:rPr>
          <w:rFonts w:ascii="Times New Roman" w:hAnsi="Times New Roman"/>
          <w:b/>
          <w:i w:val="0"/>
          <w:color w:val="252525"/>
          <w:sz w:val="23"/>
        </w:rPr>
        <w:t>569.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570.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571.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Mariam </w:t>
      </w:r>
      <w:r>
        <w:rPr>
          <w:rFonts w:ascii="Times New Roman" w:hAnsi="Times New Roman"/>
          <w:b/>
          <w:i/>
          <w:color w:val="252525"/>
          <w:sz w:val="22"/>
        </w:rPr>
        <w:t>Rahman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mariam.rahman+case.103818@example.invalid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+971 50 818 7820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572.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573.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574.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575.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Kavita </w:t>
      </w:r>
      <w:r>
        <w:rPr>
          <w:rFonts w:ascii="Times New Roman" w:hAnsi="Times New Roman"/>
          <w:b/>
          <w:i/>
          <w:color w:val="252525"/>
          <w:sz w:val="22"/>
        </w:rPr>
        <w:t>Kapoor</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kavita.kapoor+case.103822@example.invalid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+91-78350-36044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576.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Hetal </w:t>
      </w:r>
      <w:r>
        <w:rPr>
          <w:rFonts w:ascii="Times New Roman" w:hAnsi="Times New Roman"/>
          <w:b/>
          <w:i/>
          <w:color w:val="252525"/>
          <w:sz w:val="22"/>
        </w:rPr>
        <w:t>Shah</w:t>
      </w:r>
      <w:r>
        <w:rPr>
          <w:rFonts w:ascii="Times New Roman" w:hAnsi="Times New Roman"/>
          <w:b w:val="0"/>
          <w:i w:val="0"/>
          <w:color w:val="222222"/>
          <w:sz w:val="22"/>
        </w:rPr>
        <w:t xml:space="preserve"> / </w:t>
      </w:r>
      <w:r>
        <w:rPr>
          <w:rFonts w:ascii="Times New Roman" w:hAnsi="Times New Roman"/>
          <w:b w:val="0"/>
          <w:i w:val="0"/>
          <w:color w:val="222222"/>
          <w:sz w:val="22"/>
        </w:rPr>
        <w:t>hetal.shah+case.100683@example.invalid</w:t>
      </w:r>
      <w:r>
        <w:rPr>
          <w:rFonts w:ascii="Times New Roman" w:hAnsi="Times New Roman"/>
          <w:b w:val="0"/>
          <w:i w:val="0"/>
          <w:color w:val="222222"/>
          <w:sz w:val="22"/>
        </w:rPr>
        <w:t>. Agreement reference 2031-02-0072.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2031-02-0073 / Clauses 577–584</w:t>
      </w:r>
    </w:p>
    <w:p>
      <w:pPr>
        <w:keepNext/>
        <w:widowControl w:val="0"/>
        <w:spacing w:after="80" w:line="259" w:lineRule="auto"/>
      </w:pPr>
      <w:r>
        <w:rPr>
          <w:rFonts w:ascii="Times New Roman" w:hAnsi="Times New Roman"/>
          <w:b/>
          <w:i w:val="0"/>
          <w:color w:val="252525"/>
          <w:sz w:val="23"/>
        </w:rPr>
        <w:t>577.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578.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579.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Ishita </w:t>
      </w:r>
      <w:r>
        <w:rPr>
          <w:rFonts w:ascii="Times New Roman" w:hAnsi="Times New Roman"/>
          <w:b/>
          <w:i/>
          <w:color w:val="252525"/>
          <w:sz w:val="22"/>
        </w:rPr>
        <w:t>Sen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ishita.sen+case.103871@example.invalid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7358548357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580.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581.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582.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583.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Jules </w:t>
      </w:r>
      <w:r>
        <w:rPr>
          <w:rFonts w:ascii="Times New Roman" w:hAnsi="Times New Roman"/>
          <w:b/>
          <w:i/>
          <w:color w:val="252525"/>
          <w:sz w:val="22"/>
        </w:rPr>
        <w:t>Lefèvre</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Cooperative</w:t>
      </w:r>
      <w:r>
        <w:rPr>
          <w:rFonts w:ascii="Times New Roman" w:hAnsi="Times New Roman"/>
          <w:b w:val="0"/>
          <w:i w:val="0"/>
          <w:color w:val="222222"/>
          <w:sz w:val="22"/>
        </w:rPr>
        <w:t xml:space="preserve">. Notices: </w:t>
      </w:r>
      <w:r>
        <w:rPr>
          <w:rFonts w:ascii="Times New Roman" w:hAnsi="Times New Roman"/>
          <w:b w:val="0"/>
          <w:i w:val="0"/>
          <w:color w:val="222222"/>
          <w:sz w:val="22"/>
        </w:rPr>
        <w:t>jules.lefevre+case.103875@example.invalid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+33 1 99 75 20 30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584.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 </w:t>
      </w:r>
      <w:r>
        <w:rPr>
          <w:rFonts w:ascii="Times New Roman" w:hAnsi="Times New Roman"/>
          <w:b w:val="0"/>
          <w:i w:val="0"/>
          <w:color w:val="222222"/>
          <w:sz w:val="22"/>
        </w:rPr>
        <w:t>rohith.kumar+case.100723@example.invalid</w:t>
      </w:r>
      <w:r>
        <w:rPr>
          <w:rFonts w:ascii="Times New Roman" w:hAnsi="Times New Roman"/>
          <w:b w:val="0"/>
          <w:i w:val="0"/>
          <w:color w:val="222222"/>
          <w:sz w:val="22"/>
        </w:rPr>
        <w:t>. Agreement reference 2031-02-0073.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2031-02-0074 / Clauses 585–592</w:t>
      </w:r>
    </w:p>
    <w:p>
      <w:pPr>
        <w:keepNext/>
        <w:widowControl w:val="0"/>
        <w:spacing w:after="80" w:line="259" w:lineRule="auto"/>
      </w:pPr>
      <w:r>
        <w:rPr>
          <w:rFonts w:ascii="Times New Roman" w:hAnsi="Times New Roman"/>
          <w:b/>
          <w:i w:val="0"/>
          <w:color w:val="252525"/>
          <w:sz w:val="23"/>
        </w:rPr>
        <w:t>585.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586.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587.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Ishaan </w:t>
      </w:r>
      <w:r>
        <w:rPr>
          <w:rFonts w:ascii="Times New Roman" w:hAnsi="Times New Roman"/>
          <w:b/>
          <w:i/>
          <w:color w:val="252525"/>
          <w:sz w:val="22"/>
        </w:rPr>
        <w:t>More</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ishaan.more+case.103924@example.invalid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+91-80328-49270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588.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589.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590.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591.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Tania </w:t>
      </w:r>
      <w:r>
        <w:rPr>
          <w:rFonts w:ascii="Times New Roman" w:hAnsi="Times New Roman"/>
          <w:b/>
          <w:i/>
          <w:color w:val="252525"/>
          <w:sz w:val="22"/>
        </w:rPr>
        <w:t>Sen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tania.sen+case.103928@example.invalid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9816177862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592.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 </w:t>
      </w:r>
      <w:r>
        <w:rPr>
          <w:rFonts w:ascii="Times New Roman" w:hAnsi="Times New Roman"/>
          <w:b w:val="0"/>
          <w:i w:val="0"/>
          <w:color w:val="222222"/>
          <w:sz w:val="22"/>
        </w:rPr>
        <w:t>rohith.kumar+case.100723@example.invalid</w:t>
      </w:r>
      <w:r>
        <w:rPr>
          <w:rFonts w:ascii="Times New Roman" w:hAnsi="Times New Roman"/>
          <w:b w:val="0"/>
          <w:i w:val="0"/>
          <w:color w:val="222222"/>
          <w:sz w:val="22"/>
        </w:rPr>
        <w:t>. Agreement reference 2031-02-0074.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2031-02-0075 / Clauses 593–600</w:t>
      </w:r>
    </w:p>
    <w:p>
      <w:pPr>
        <w:keepNext/>
        <w:widowControl w:val="0"/>
        <w:spacing w:after="80" w:line="259" w:lineRule="auto"/>
      </w:pPr>
      <w:r>
        <w:rPr>
          <w:rFonts w:ascii="Times New Roman" w:hAnsi="Times New Roman"/>
          <w:b/>
          <w:i w:val="0"/>
          <w:color w:val="252525"/>
          <w:sz w:val="23"/>
        </w:rPr>
        <w:t>593.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594.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595.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Haruto </w:t>
      </w:r>
      <w:r>
        <w:rPr>
          <w:rFonts w:ascii="Times New Roman" w:hAnsi="Times New Roman"/>
          <w:b/>
          <w:i/>
          <w:color w:val="252525"/>
          <w:sz w:val="22"/>
        </w:rPr>
        <w:t>Yamamoto</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haruto.yamamoto+case.103977@example.invalid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+81 90 3977 4102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596.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597.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598.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599.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Ishaan </w:t>
      </w:r>
      <w:r>
        <w:rPr>
          <w:rFonts w:ascii="Times New Roman" w:hAnsi="Times New Roman"/>
          <w:b/>
          <w:i/>
          <w:color w:val="252525"/>
          <w:sz w:val="22"/>
        </w:rPr>
        <w:t>Patil</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ishaan.patil+case.103981@example.invalid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+91-74017-60819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600.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 </w:t>
      </w:r>
      <w:r>
        <w:rPr>
          <w:rFonts w:ascii="Times New Roman" w:hAnsi="Times New Roman"/>
          <w:b w:val="0"/>
          <w:i w:val="0"/>
          <w:color w:val="222222"/>
          <w:sz w:val="22"/>
        </w:rPr>
        <w:t>rohith.kumar+case.100723@example.invalid</w:t>
      </w:r>
      <w:r>
        <w:rPr>
          <w:rFonts w:ascii="Times New Roman" w:hAnsi="Times New Roman"/>
          <w:b w:val="0"/>
          <w:i w:val="0"/>
          <w:color w:val="222222"/>
          <w:sz w:val="22"/>
        </w:rPr>
        <w:t>. Agreement reference 2031-02-0075.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2031-02-0076 / Clauses 601–608</w:t>
      </w:r>
    </w:p>
    <w:p>
      <w:pPr>
        <w:keepNext/>
        <w:widowControl w:val="0"/>
        <w:spacing w:after="80" w:line="259" w:lineRule="auto"/>
      </w:pPr>
      <w:r>
        <w:rPr>
          <w:rFonts w:ascii="Times New Roman" w:hAnsi="Times New Roman"/>
          <w:b/>
          <w:i w:val="0"/>
          <w:color w:val="252525"/>
          <w:sz w:val="23"/>
        </w:rPr>
        <w:t>601.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602.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603.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Vivek </w:t>
      </w:r>
      <w:r>
        <w:rPr>
          <w:rFonts w:ascii="Times New Roman" w:hAnsi="Times New Roman"/>
          <w:b/>
          <w:i/>
          <w:color w:val="252525"/>
          <w:sz w:val="22"/>
        </w:rPr>
        <w:t>Varma</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vivek.varma+case.104030@example.invalid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9693618412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604.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605.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606.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607.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Felix </w:t>
      </w:r>
      <w:r>
        <w:rPr>
          <w:rFonts w:ascii="Times New Roman" w:hAnsi="Times New Roman"/>
          <w:b/>
          <w:i/>
          <w:color w:val="252525"/>
          <w:sz w:val="22"/>
        </w:rPr>
        <w:t>Schneider</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felix.schneider+case.104034@example.invalid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5550-4034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608.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 </w:t>
      </w:r>
      <w:r>
        <w:rPr>
          <w:rFonts w:ascii="Times New Roman" w:hAnsi="Times New Roman"/>
          <w:b w:val="0"/>
          <w:i w:val="0"/>
          <w:color w:val="222222"/>
          <w:sz w:val="22"/>
        </w:rPr>
        <w:t>rohith.kumar+case.100723@example.invalid</w:t>
      </w:r>
      <w:r>
        <w:rPr>
          <w:rFonts w:ascii="Times New Roman" w:hAnsi="Times New Roman"/>
          <w:b w:val="0"/>
          <w:i w:val="0"/>
          <w:color w:val="222222"/>
          <w:sz w:val="22"/>
        </w:rPr>
        <w:t>. Agreement reference 2031-02-0076.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2031-02-0077 / Clauses 609–616</w:t>
      </w:r>
    </w:p>
    <w:p>
      <w:pPr>
        <w:keepNext/>
        <w:widowControl w:val="0"/>
        <w:spacing w:after="80" w:line="259" w:lineRule="auto"/>
      </w:pPr>
      <w:r>
        <w:rPr>
          <w:rFonts w:ascii="Times New Roman" w:hAnsi="Times New Roman"/>
          <w:b/>
          <w:i w:val="0"/>
          <w:color w:val="252525"/>
          <w:sz w:val="23"/>
        </w:rPr>
        <w:t>609.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610.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611.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Kumar</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rohith.kumar+case.104083@example.invalid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+91-89712-50668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612.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613.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614.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615.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Anjana </w:t>
      </w:r>
      <w:r>
        <w:rPr>
          <w:rFonts w:ascii="Times New Roman" w:hAnsi="Times New Roman"/>
          <w:b/>
          <w:i/>
          <w:color w:val="252525"/>
          <w:sz w:val="22"/>
        </w:rPr>
        <w:t>Panicker</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anjana.panicker+case.104087@example.invalid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8747131822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616.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kavita.sharma+case.100763@example.invalid</w:t>
      </w:r>
      <w:r>
        <w:rPr>
          <w:rFonts w:ascii="Times New Roman" w:hAnsi="Times New Roman"/>
          <w:b w:val="0"/>
          <w:i w:val="0"/>
          <w:color w:val="222222"/>
          <w:sz w:val="22"/>
        </w:rPr>
        <w:t>. Agreement reference 2031-02-0077.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2031-02-0078 / Clauses 617–624</w:t>
      </w:r>
    </w:p>
    <w:p>
      <w:pPr>
        <w:keepNext/>
        <w:widowControl w:val="0"/>
        <w:spacing w:after="80" w:line="259" w:lineRule="auto"/>
      </w:pPr>
      <w:r>
        <w:rPr>
          <w:rFonts w:ascii="Times New Roman" w:hAnsi="Times New Roman"/>
          <w:b/>
          <w:i w:val="0"/>
          <w:color w:val="252525"/>
          <w:sz w:val="23"/>
        </w:rPr>
        <w:t>617.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618.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619.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Daniel </w:t>
      </w:r>
      <w:r>
        <w:rPr>
          <w:rFonts w:ascii="Times New Roman" w:hAnsi="Times New Roman"/>
          <w:b/>
          <w:i/>
          <w:color w:val="252525"/>
          <w:sz w:val="22"/>
        </w:rPr>
        <w:t>Fernández</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daniel.fernandez+case.104136@example.invalid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+34 699 136 420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620.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621.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622.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623.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Varun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varun.rao+case.104140@example.invalid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+91-83344-19046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624.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kavita.sharma+case.100763@example.invalid</w:t>
      </w:r>
      <w:r>
        <w:rPr>
          <w:rFonts w:ascii="Times New Roman" w:hAnsi="Times New Roman"/>
          <w:b w:val="0"/>
          <w:i w:val="0"/>
          <w:color w:val="222222"/>
          <w:sz w:val="22"/>
        </w:rPr>
        <w:t>. Agreement reference 2031-02-0078.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2031-02-0079 / Clauses 625–632</w:t>
      </w:r>
    </w:p>
    <w:p>
      <w:pPr>
        <w:keepNext/>
        <w:widowControl w:val="0"/>
        <w:spacing w:after="80" w:line="259" w:lineRule="auto"/>
      </w:pPr>
      <w:r>
        <w:rPr>
          <w:rFonts w:ascii="Times New Roman" w:hAnsi="Times New Roman"/>
          <w:b/>
          <w:i w:val="0"/>
          <w:color w:val="252525"/>
          <w:sz w:val="23"/>
        </w:rPr>
        <w:t>625.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626.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627.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Arun </w:t>
      </w:r>
      <w:r>
        <w:rPr>
          <w:rFonts w:ascii="Times New Roman" w:hAnsi="Times New Roman"/>
          <w:b/>
          <w:i/>
          <w:color w:val="252525"/>
          <w:sz w:val="22"/>
        </w:rPr>
        <w:t>Subramanian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arun.subramanian+case.104189@example.invalid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8647923285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628.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629.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630.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631.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Theo </w:t>
      </w:r>
      <w:r>
        <w:rPr>
          <w:rFonts w:ascii="Times New Roman" w:hAnsi="Times New Roman"/>
          <w:b/>
          <w:i/>
          <w:color w:val="252525"/>
          <w:sz w:val="22"/>
        </w:rPr>
        <w:t>Hughes</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GmbH</w:t>
      </w:r>
      <w:r>
        <w:rPr>
          <w:rFonts w:ascii="Times New Roman" w:hAnsi="Times New Roman"/>
          <w:b w:val="0"/>
          <w:i w:val="0"/>
          <w:color w:val="222222"/>
          <w:sz w:val="22"/>
        </w:rPr>
        <w:t xml:space="preserve">. Notices: </w:t>
      </w:r>
      <w:r>
        <w:rPr>
          <w:rFonts w:ascii="Times New Roman" w:hAnsi="Times New Roman"/>
          <w:b w:val="0"/>
          <w:i w:val="0"/>
          <w:color w:val="222222"/>
          <w:sz w:val="22"/>
        </w:rPr>
        <w:t>theo.hughes+case.104193@example.invalid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+44 7700 900193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632.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kavita.sharma+case.100763@example.invalid</w:t>
      </w:r>
      <w:r>
        <w:rPr>
          <w:rFonts w:ascii="Times New Roman" w:hAnsi="Times New Roman"/>
          <w:b w:val="0"/>
          <w:i w:val="0"/>
          <w:color w:val="222222"/>
          <w:sz w:val="22"/>
        </w:rPr>
        <w:t>. Agreement reference 2031-02-0079.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2031-02-0080 / Clauses 633–640</w:t>
      </w:r>
    </w:p>
    <w:p>
      <w:pPr>
        <w:keepNext/>
        <w:widowControl w:val="0"/>
        <w:spacing w:after="80" w:line="259" w:lineRule="auto"/>
      </w:pPr>
      <w:r>
        <w:rPr>
          <w:rFonts w:ascii="Times New Roman" w:hAnsi="Times New Roman"/>
          <w:b/>
          <w:i w:val="0"/>
          <w:color w:val="252525"/>
          <w:sz w:val="23"/>
        </w:rPr>
        <w:t>633.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634.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635.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Rakesh </w:t>
      </w:r>
      <w:r>
        <w:rPr>
          <w:rFonts w:ascii="Times New Roman" w:hAnsi="Times New Roman"/>
          <w:b/>
          <w:i/>
          <w:color w:val="252525"/>
          <w:sz w:val="22"/>
        </w:rPr>
        <w:t>Rao</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rakesh.rao+case.104242@example.invalid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+91-73317-22059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636.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637.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638.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639.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Priya </w:t>
      </w:r>
      <w:r>
        <w:rPr>
          <w:rFonts w:ascii="Times New Roman" w:hAnsi="Times New Roman"/>
          <w:b/>
          <w:i/>
          <w:color w:val="252525"/>
          <w:sz w:val="22"/>
        </w:rPr>
        <w:t>Balasubramanian</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priya.balasubramanian+case.104246@example.invalid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9617290442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640.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Kavita </w:t>
      </w:r>
      <w:r>
        <w:rPr>
          <w:rFonts w:ascii="Times New Roman" w:hAnsi="Times New Roman"/>
          <w:b/>
          <w:i/>
          <w:color w:val="252525"/>
          <w:sz w:val="22"/>
        </w:rPr>
        <w:t>Sharma</w:t>
      </w:r>
      <w:r>
        <w:rPr>
          <w:rFonts w:ascii="Times New Roman" w:hAnsi="Times New Roman"/>
          <w:b w:val="0"/>
          <w:i w:val="0"/>
          <w:color w:val="222222"/>
          <w:sz w:val="22"/>
        </w:rPr>
        <w:t xml:space="preserve"> / </w:t>
      </w:r>
      <w:r>
        <w:rPr>
          <w:rFonts w:ascii="Times New Roman" w:hAnsi="Times New Roman"/>
          <w:b w:val="0"/>
          <w:i w:val="0"/>
          <w:color w:val="222222"/>
          <w:sz w:val="22"/>
        </w:rPr>
        <w:t>kavita.sharma+case.100763@example.invalid</w:t>
      </w:r>
      <w:r>
        <w:rPr>
          <w:rFonts w:ascii="Times New Roman" w:hAnsi="Times New Roman"/>
          <w:b w:val="0"/>
          <w:i w:val="0"/>
          <w:color w:val="222222"/>
          <w:sz w:val="22"/>
        </w:rPr>
        <w:t>. Agreement reference 2031-02-0080.</w:t>
      </w:r>
    </w:p>
    <w:p>
      <w:pPr>
        <w:widowControl w:val="0"/>
        <w:spacing w:after="60" w:line="259" w:lineRule="auto"/>
      </w:pPr>
      <w:r>
        <w:rPr>
          <w:rFonts w:ascii="Times New Roman" w:hAnsi="Times New Roman"/>
          <w:b w:val="0"/>
          <w:i w:val="0"/>
          <w:color w:val="222222"/>
          <w:sz w:val="22"/>
        </w:rPr>
        <w:t xml:space="preserve">Annual review and Annex A remain approved. Reviewer </w:t>
      </w:r>
      <w:r>
        <w:rPr>
          <w:rFonts w:ascii="Times New Roman" w:hAnsi="Times New Roman"/>
          <w:b/>
          <w:i w:val="0"/>
          <w:color w:val="252525"/>
          <w:sz w:val="22"/>
        </w:rPr>
        <w:t>Ann</w:t>
      </w:r>
      <w:r>
        <w:rPr>
          <w:rFonts w:ascii="Times New Roman" w:hAnsi="Times New Roman"/>
          <w:b w:val="0"/>
          <w:i w:val="0"/>
          <w:color w:val="222222"/>
          <w:sz w:val="22"/>
        </w:rPr>
        <w:t>.</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2031-02-0081 / Clauses 641–648</w:t>
      </w:r>
    </w:p>
    <w:p>
      <w:pPr>
        <w:keepNext/>
        <w:widowControl w:val="0"/>
        <w:spacing w:after="80" w:line="259" w:lineRule="auto"/>
      </w:pPr>
      <w:r>
        <w:rPr>
          <w:rFonts w:ascii="Times New Roman" w:hAnsi="Times New Roman"/>
          <w:b/>
          <w:i w:val="0"/>
          <w:color w:val="252525"/>
          <w:sz w:val="23"/>
        </w:rPr>
        <w:t>641.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642.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643.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Gabriel </w:t>
      </w:r>
      <w:r>
        <w:rPr>
          <w:rFonts w:ascii="Times New Roman" w:hAnsi="Times New Roman"/>
          <w:b/>
          <w:i/>
          <w:color w:val="252525"/>
          <w:sz w:val="22"/>
        </w:rPr>
        <w:t>Bernard</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Ltd</w:t>
      </w:r>
      <w:r>
        <w:rPr>
          <w:rFonts w:ascii="Times New Roman" w:hAnsi="Times New Roman"/>
          <w:b w:val="0"/>
          <w:i w:val="0"/>
          <w:color w:val="222222"/>
          <w:sz w:val="22"/>
        </w:rPr>
        <w:t xml:space="preserve">. Notices: </w:t>
      </w:r>
      <w:r>
        <w:rPr>
          <w:rFonts w:ascii="Times New Roman" w:hAnsi="Times New Roman"/>
          <w:b w:val="0"/>
          <w:i w:val="0"/>
          <w:color w:val="222222"/>
          <w:sz w:val="22"/>
        </w:rPr>
        <w:t>gabriel.bernard+case.104295@example.invalid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+33 1 99 95 20 30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644.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645.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646.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647.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Camila </w:t>
      </w:r>
      <w:r>
        <w:rPr>
          <w:rFonts w:ascii="Times New Roman" w:hAnsi="Times New Roman"/>
          <w:b/>
          <w:i/>
          <w:color w:val="252525"/>
          <w:sz w:val="22"/>
        </w:rPr>
        <w:t>Santos</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Ltd</w:t>
      </w:r>
      <w:r>
        <w:rPr>
          <w:rFonts w:ascii="Times New Roman" w:hAnsi="Times New Roman"/>
          <w:b w:val="0"/>
          <w:i w:val="0"/>
          <w:color w:val="222222"/>
          <w:sz w:val="22"/>
        </w:rPr>
        <w:t xml:space="preserve">. Notices: </w:t>
      </w:r>
      <w:r>
        <w:rPr>
          <w:rFonts w:ascii="Times New Roman" w:hAnsi="Times New Roman"/>
          <w:b w:val="0"/>
          <w:i w:val="0"/>
          <w:color w:val="222222"/>
          <w:sz w:val="22"/>
        </w:rPr>
        <w:t>camila.santos+case.104299@example.invalid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94299-5012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648.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vivek.pillai+case.100803@example.invalid</w:t>
      </w:r>
      <w:r>
        <w:rPr>
          <w:rFonts w:ascii="Times New Roman" w:hAnsi="Times New Roman"/>
          <w:b w:val="0"/>
          <w:i w:val="0"/>
          <w:color w:val="222222"/>
          <w:sz w:val="22"/>
        </w:rPr>
        <w:t>. Agreement reference 2031-02-0081.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2031-02-0082 / Clauses 649–656</w:t>
      </w:r>
    </w:p>
    <w:p>
      <w:pPr>
        <w:keepNext/>
        <w:widowControl w:val="0"/>
        <w:spacing w:after="80" w:line="259" w:lineRule="auto"/>
      </w:pPr>
      <w:r>
        <w:rPr>
          <w:rFonts w:ascii="Times New Roman" w:hAnsi="Times New Roman"/>
          <w:b/>
          <w:i w:val="0"/>
          <w:color w:val="252525"/>
          <w:sz w:val="23"/>
        </w:rPr>
        <w:t>649.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650.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651.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Nisha </w:t>
      </w:r>
      <w:r>
        <w:rPr>
          <w:rFonts w:ascii="Times New Roman" w:hAnsi="Times New Roman"/>
          <w:b/>
          <w:i/>
          <w:color w:val="252525"/>
          <w:sz w:val="22"/>
        </w:rPr>
        <w:t>Saxena</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nisha.saxena+case.104348@example.invalid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7437498663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652.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653.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654.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655.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Charlotte </w:t>
      </w:r>
      <w:r>
        <w:rPr>
          <w:rFonts w:ascii="Times New Roman" w:hAnsi="Times New Roman"/>
          <w:b/>
          <w:i/>
          <w:color w:val="252525"/>
          <w:sz w:val="22"/>
        </w:rPr>
        <w:t>Anderson</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Ltd</w:t>
      </w:r>
      <w:r>
        <w:rPr>
          <w:rFonts w:ascii="Times New Roman" w:hAnsi="Times New Roman"/>
          <w:b w:val="0"/>
          <w:i w:val="0"/>
          <w:color w:val="222222"/>
          <w:sz w:val="22"/>
        </w:rPr>
        <w:t xml:space="preserve">. Notices: </w:t>
      </w:r>
      <w:r>
        <w:rPr>
          <w:rFonts w:ascii="Times New Roman" w:hAnsi="Times New Roman"/>
          <w:b w:val="0"/>
          <w:i w:val="0"/>
          <w:color w:val="222222"/>
          <w:sz w:val="22"/>
        </w:rPr>
        <w:t>charlotte.anderson+case.104352@example.invalid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555-0152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656.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vivek.pillai+case.100803@example.invalid</w:t>
      </w:r>
      <w:r>
        <w:rPr>
          <w:rFonts w:ascii="Times New Roman" w:hAnsi="Times New Roman"/>
          <w:b w:val="0"/>
          <w:i w:val="0"/>
          <w:color w:val="222222"/>
          <w:sz w:val="22"/>
        </w:rPr>
        <w:t>. Agreement reference 2031-02-0082.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2031-02-0083 / Clauses 657–664</w:t>
      </w:r>
    </w:p>
    <w:p>
      <w:pPr>
        <w:keepNext/>
        <w:widowControl w:val="0"/>
        <w:spacing w:after="80" w:line="259" w:lineRule="auto"/>
      </w:pPr>
      <w:r>
        <w:rPr>
          <w:rFonts w:ascii="Times New Roman" w:hAnsi="Times New Roman"/>
          <w:b/>
          <w:i w:val="0"/>
          <w:color w:val="252525"/>
          <w:sz w:val="23"/>
        </w:rPr>
        <w:t>657.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658.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659.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Riddhi </w:t>
      </w:r>
      <w:r>
        <w:rPr>
          <w:rFonts w:ascii="Times New Roman" w:hAnsi="Times New Roman"/>
          <w:b/>
          <w:i/>
          <w:color w:val="252525"/>
          <w:sz w:val="22"/>
        </w:rPr>
        <w:t>Shah</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riddhi.shah+case.104401@example.invalid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+91-82760-68140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660.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661.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662.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663.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Rahul </w:t>
      </w:r>
      <w:r>
        <w:rPr>
          <w:rFonts w:ascii="Times New Roman" w:hAnsi="Times New Roman"/>
          <w:b/>
          <w:i/>
          <w:color w:val="252525"/>
          <w:sz w:val="22"/>
        </w:rPr>
        <w:t>Saxena</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rahul.saxena+case.104405@example.invalid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7011491909</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664.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vivek.pillai+case.100803@example.invalid</w:t>
      </w:r>
      <w:r>
        <w:rPr>
          <w:rFonts w:ascii="Times New Roman" w:hAnsi="Times New Roman"/>
          <w:b w:val="0"/>
          <w:i w:val="0"/>
          <w:color w:val="222222"/>
          <w:sz w:val="22"/>
        </w:rPr>
        <w:t>. Agreement reference 2031-02-0083.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2031-02-0084 / Clauses 665–672</w:t>
      </w:r>
    </w:p>
    <w:p>
      <w:pPr>
        <w:keepNext/>
        <w:widowControl w:val="0"/>
        <w:spacing w:after="80" w:line="259" w:lineRule="auto"/>
      </w:pPr>
      <w:r>
        <w:rPr>
          <w:rFonts w:ascii="Times New Roman" w:hAnsi="Times New Roman"/>
          <w:b/>
          <w:i w:val="0"/>
          <w:color w:val="252525"/>
          <w:sz w:val="23"/>
        </w:rPr>
        <w:t>665.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666.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667.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Jonas </w:t>
      </w:r>
      <w:r>
        <w:rPr>
          <w:rFonts w:ascii="Times New Roman" w:hAnsi="Times New Roman"/>
          <w:b/>
          <w:i/>
          <w:color w:val="252525"/>
          <w:sz w:val="22"/>
        </w:rPr>
        <w:t>Müller</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Cooperative</w:t>
      </w:r>
      <w:r>
        <w:rPr>
          <w:rFonts w:ascii="Times New Roman" w:hAnsi="Times New Roman"/>
          <w:b w:val="0"/>
          <w:i w:val="0"/>
          <w:color w:val="222222"/>
          <w:sz w:val="22"/>
        </w:rPr>
        <w:t xml:space="preserve">. Notices: </w:t>
      </w:r>
      <w:r>
        <w:rPr>
          <w:rFonts w:ascii="Times New Roman" w:hAnsi="Times New Roman"/>
          <w:b w:val="0"/>
          <w:i w:val="0"/>
          <w:color w:val="222222"/>
          <w:sz w:val="22"/>
        </w:rPr>
        <w:t>jonas.muller+case.104454@example.invalid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5550-4454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668.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669.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670.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671.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Omar </w:t>
      </w:r>
      <w:r>
        <w:rPr>
          <w:rFonts w:ascii="Times New Roman" w:hAnsi="Times New Roman"/>
          <w:b/>
          <w:i/>
          <w:color w:val="252525"/>
          <w:sz w:val="22"/>
        </w:rPr>
        <w:t>Mansour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omar.mansour+case.104458@example.invalid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+971 50 458 7820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672.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Vivek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vivek.pillai+case.100803@example.invalid</w:t>
      </w:r>
      <w:r>
        <w:rPr>
          <w:rFonts w:ascii="Times New Roman" w:hAnsi="Times New Roman"/>
          <w:b w:val="0"/>
          <w:i w:val="0"/>
          <w:color w:val="222222"/>
          <w:sz w:val="22"/>
        </w:rPr>
        <w:t>. Agreement reference 2031-02-0084.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2031-02-0085 / Clauses 673–680</w:t>
      </w:r>
    </w:p>
    <w:p>
      <w:pPr>
        <w:keepNext/>
        <w:widowControl w:val="0"/>
        <w:spacing w:after="80" w:line="259" w:lineRule="auto"/>
      </w:pPr>
      <w:r>
        <w:rPr>
          <w:rFonts w:ascii="Times New Roman" w:hAnsi="Times New Roman"/>
          <w:b/>
          <w:i w:val="0"/>
          <w:color w:val="252525"/>
          <w:sz w:val="23"/>
        </w:rPr>
        <w:t>673.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674.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675.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Rohan </w:t>
      </w:r>
      <w:r>
        <w:rPr>
          <w:rFonts w:ascii="Times New Roman" w:hAnsi="Times New Roman"/>
          <w:b/>
          <w:i/>
          <w:color w:val="252525"/>
          <w:sz w:val="22"/>
        </w:rPr>
        <w:t>Deshmukh</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rohan.deshmukh+case.104507@example.invalid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7949824610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676.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677.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678.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679.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Ishita </w:t>
      </w:r>
      <w:r>
        <w:rPr>
          <w:rFonts w:ascii="Times New Roman" w:hAnsi="Times New Roman"/>
          <w:b/>
          <w:i/>
          <w:color w:val="252525"/>
          <w:sz w:val="22"/>
        </w:rPr>
        <w:t>Ghosh</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ishita.ghosh+case.104511@example.invalid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+91 89045 99568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680.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Dhruv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dhruv.mehta+case.100843@example.invalid</w:t>
      </w:r>
      <w:r>
        <w:rPr>
          <w:rFonts w:ascii="Times New Roman" w:hAnsi="Times New Roman"/>
          <w:b w:val="0"/>
          <w:i w:val="0"/>
          <w:color w:val="222222"/>
          <w:sz w:val="22"/>
        </w:rPr>
        <w:t>. Agreement reference 2031-02-0085.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2031-02-0086 / Clauses 681–688</w:t>
      </w:r>
    </w:p>
    <w:p>
      <w:pPr>
        <w:keepNext/>
        <w:widowControl w:val="0"/>
        <w:spacing w:after="80" w:line="259" w:lineRule="auto"/>
      </w:pPr>
      <w:r>
        <w:rPr>
          <w:rFonts w:ascii="Times New Roman" w:hAnsi="Times New Roman"/>
          <w:b/>
          <w:i w:val="0"/>
          <w:color w:val="252525"/>
          <w:sz w:val="23"/>
        </w:rPr>
        <w:t>681.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682.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683.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Soumik </w:t>
      </w:r>
      <w:r>
        <w:rPr>
          <w:rFonts w:ascii="Times New Roman" w:hAnsi="Times New Roman"/>
          <w:b/>
          <w:i/>
          <w:color w:val="252525"/>
          <w:sz w:val="22"/>
        </w:rPr>
        <w:t>Roy</w:t>
      </w:r>
      <w:r>
        <w:rPr>
          <w:rFonts w:ascii="Times New Roman" w:hAnsi="Times New Roman"/>
          <w:b w:val="0"/>
          <w:i w:val="0"/>
          <w:color w:val="222222"/>
          <w:sz w:val="22"/>
        </w:rPr>
        <w:t xml:space="preserve"> at </w:t>
      </w:r>
      <w:r>
        <w:rPr>
          <w:rFonts w:ascii="Times New Roman" w:hAnsi="Times New Roman"/>
          <w:b w:val="0"/>
          <w:i w:val="0"/>
          <w:color w:val="222222"/>
          <w:sz w:val="22"/>
        </w:rPr>
        <w:t>Aaranya Logistics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soumik.roy+case.104560@example.invalid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+91-88162-51624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684.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685.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686.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687.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Ananya </w:t>
      </w:r>
      <w:r>
        <w:rPr>
          <w:rFonts w:ascii="Times New Roman" w:hAnsi="Times New Roman"/>
          <w:b/>
          <w:i/>
          <w:color w:val="252525"/>
          <w:sz w:val="22"/>
        </w:rPr>
        <w:t>Deshmukh</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ananya.deshmukh+case.104564@example.invalid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7076380900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688.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Dhruv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dhruv.mehta+case.100843@example.invalid</w:t>
      </w:r>
      <w:r>
        <w:rPr>
          <w:rFonts w:ascii="Times New Roman" w:hAnsi="Times New Roman"/>
          <w:b w:val="0"/>
          <w:i w:val="0"/>
          <w:color w:val="222222"/>
          <w:sz w:val="22"/>
        </w:rPr>
        <w:t>. Agreement reference 2031-02-0086.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2031-02-0087 / Clauses 689–696</w:t>
      </w:r>
    </w:p>
    <w:p>
      <w:pPr>
        <w:keepNext/>
        <w:widowControl w:val="0"/>
        <w:spacing w:after="80" w:line="259" w:lineRule="auto"/>
      </w:pPr>
      <w:r>
        <w:rPr>
          <w:rFonts w:ascii="Times New Roman" w:hAnsi="Times New Roman"/>
          <w:b/>
          <w:i w:val="0"/>
          <w:color w:val="252525"/>
          <w:sz w:val="23"/>
        </w:rPr>
        <w:t>689.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690.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691.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Harry </w:t>
      </w:r>
      <w:r>
        <w:rPr>
          <w:rFonts w:ascii="Times New Roman" w:hAnsi="Times New Roman"/>
          <w:b/>
          <w:i/>
          <w:color w:val="252525"/>
          <w:sz w:val="22"/>
        </w:rPr>
        <w:t>Baker</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GmbH</w:t>
      </w:r>
      <w:r>
        <w:rPr>
          <w:rFonts w:ascii="Times New Roman" w:hAnsi="Times New Roman"/>
          <w:b w:val="0"/>
          <w:i w:val="0"/>
          <w:color w:val="222222"/>
          <w:sz w:val="22"/>
        </w:rPr>
        <w:t xml:space="preserve">. Notices: </w:t>
      </w:r>
      <w:r>
        <w:rPr>
          <w:rFonts w:ascii="Times New Roman" w:hAnsi="Times New Roman"/>
          <w:b w:val="0"/>
          <w:i w:val="0"/>
          <w:color w:val="222222"/>
          <w:sz w:val="22"/>
        </w:rPr>
        <w:t>harry.baker+case.104613@example.invalid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+44 7700 900613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692.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693.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694.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695.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Hina </w:t>
      </w:r>
      <w:r>
        <w:rPr>
          <w:rFonts w:ascii="Times New Roman" w:hAnsi="Times New Roman"/>
          <w:b/>
          <w:i/>
          <w:color w:val="252525"/>
          <w:sz w:val="22"/>
        </w:rPr>
        <w:t>Tanaka</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hina.tanaka+case.104617@example.invalid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+81 90 4617 4102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696.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Dhruv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dhruv.mehta+case.100843@example.invalid</w:t>
      </w:r>
      <w:r>
        <w:rPr>
          <w:rFonts w:ascii="Times New Roman" w:hAnsi="Times New Roman"/>
          <w:b w:val="0"/>
          <w:i w:val="0"/>
          <w:color w:val="222222"/>
          <w:sz w:val="22"/>
        </w:rPr>
        <w:t>. Agreement reference 2031-02-0087.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2031-02-0088 / Clauses 697–704</w:t>
      </w:r>
    </w:p>
    <w:p>
      <w:pPr>
        <w:keepNext/>
        <w:widowControl w:val="0"/>
        <w:spacing w:after="80" w:line="259" w:lineRule="auto"/>
      </w:pPr>
      <w:r>
        <w:rPr>
          <w:rFonts w:ascii="Times New Roman" w:hAnsi="Times New Roman"/>
          <w:b/>
          <w:i w:val="0"/>
          <w:color w:val="252525"/>
          <w:sz w:val="23"/>
        </w:rPr>
        <w:t>697.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698.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699.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Anusha </w:t>
      </w:r>
      <w:r>
        <w:rPr>
          <w:rFonts w:ascii="Times New Roman" w:hAnsi="Times New Roman"/>
          <w:b/>
          <w:i/>
          <w:color w:val="252525"/>
          <w:sz w:val="22"/>
        </w:rPr>
        <w:t>Goud</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anusha.goud+case.104666@example.invalid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8649729621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700.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701.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702.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703.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Aparna </w:t>
      </w:r>
      <w:r>
        <w:rPr>
          <w:rFonts w:ascii="Times New Roman" w:hAnsi="Times New Roman"/>
          <w:b/>
          <w:i/>
          <w:color w:val="252525"/>
          <w:sz w:val="22"/>
        </w:rPr>
        <w:t>Thampi</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aparna.thampi+case.104670@example.invalid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+91 88090 84004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704.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Dhruv </w:t>
      </w:r>
      <w:r>
        <w:rPr>
          <w:rFonts w:ascii="Times New Roman" w:hAnsi="Times New Roman"/>
          <w:b/>
          <w:i/>
          <w:color w:val="252525"/>
          <w:sz w:val="22"/>
        </w:rPr>
        <w:t>Mehta</w:t>
      </w:r>
      <w:r>
        <w:rPr>
          <w:rFonts w:ascii="Times New Roman" w:hAnsi="Times New Roman"/>
          <w:b w:val="0"/>
          <w:i w:val="0"/>
          <w:color w:val="222222"/>
          <w:sz w:val="22"/>
        </w:rPr>
        <w:t xml:space="preserve"> / </w:t>
      </w:r>
      <w:r>
        <w:rPr>
          <w:rFonts w:ascii="Times New Roman" w:hAnsi="Times New Roman"/>
          <w:b w:val="0"/>
          <w:i w:val="0"/>
          <w:color w:val="222222"/>
          <w:sz w:val="22"/>
        </w:rPr>
        <w:t>dhruv.mehta+case.100843@example.invalid</w:t>
      </w:r>
      <w:r>
        <w:rPr>
          <w:rFonts w:ascii="Times New Roman" w:hAnsi="Times New Roman"/>
          <w:b w:val="0"/>
          <w:i w:val="0"/>
          <w:color w:val="222222"/>
          <w:sz w:val="22"/>
        </w:rPr>
        <w:t>. Agreement reference 2031-02-0088.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2031-02-0089 / Clauses 705–712</w:t>
      </w:r>
    </w:p>
    <w:p>
      <w:pPr>
        <w:keepNext/>
        <w:widowControl w:val="0"/>
        <w:spacing w:after="80" w:line="259" w:lineRule="auto"/>
      </w:pPr>
      <w:r>
        <w:rPr>
          <w:rFonts w:ascii="Times New Roman" w:hAnsi="Times New Roman"/>
          <w:b/>
          <w:i w:val="0"/>
          <w:color w:val="252525"/>
          <w:sz w:val="23"/>
        </w:rPr>
        <w:t>705.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706.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707.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Mariana </w:t>
      </w:r>
      <w:r>
        <w:rPr>
          <w:rFonts w:ascii="Times New Roman" w:hAnsi="Times New Roman"/>
          <w:b/>
          <w:i/>
          <w:color w:val="252525"/>
          <w:sz w:val="22"/>
        </w:rPr>
        <w:t>Almeida</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GmbH</w:t>
      </w:r>
      <w:r>
        <w:rPr>
          <w:rFonts w:ascii="Times New Roman" w:hAnsi="Times New Roman"/>
          <w:b w:val="0"/>
          <w:i w:val="0"/>
          <w:color w:val="222222"/>
          <w:sz w:val="22"/>
        </w:rPr>
        <w:t xml:space="preserve">. Notices: </w:t>
      </w:r>
      <w:r>
        <w:rPr>
          <w:rFonts w:ascii="Times New Roman" w:hAnsi="Times New Roman"/>
          <w:b w:val="0"/>
          <w:i w:val="0"/>
          <w:color w:val="222222"/>
          <w:sz w:val="22"/>
        </w:rPr>
        <w:t>mariana.almeida+case.104719@example.invalid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+55 11 94719-5012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708.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709.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710.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711.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Yadav</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rohith.yadav+case.104723@example.invalid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9594863224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712.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sai.goud+case.100883@example.invalid</w:t>
      </w:r>
      <w:r>
        <w:rPr>
          <w:rFonts w:ascii="Times New Roman" w:hAnsi="Times New Roman"/>
          <w:b w:val="0"/>
          <w:i w:val="0"/>
          <w:color w:val="222222"/>
          <w:sz w:val="22"/>
        </w:rPr>
        <w:t>. Agreement reference 2031-02-0089.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2031-02-0090 / Clauses 713–720</w:t>
      </w:r>
    </w:p>
    <w:p>
      <w:pPr>
        <w:keepNext/>
        <w:widowControl w:val="0"/>
        <w:spacing w:after="80" w:line="259" w:lineRule="auto"/>
      </w:pPr>
      <w:r>
        <w:rPr>
          <w:rFonts w:ascii="Times New Roman" w:hAnsi="Times New Roman"/>
          <w:b/>
          <w:i w:val="0"/>
          <w:color w:val="252525"/>
          <w:sz w:val="23"/>
        </w:rPr>
        <w:t>713.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714.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715.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Olivia </w:t>
      </w:r>
      <w:r>
        <w:rPr>
          <w:rFonts w:ascii="Times New Roman" w:hAnsi="Times New Roman"/>
          <w:b/>
          <w:i/>
          <w:color w:val="252525"/>
          <w:sz w:val="22"/>
        </w:rPr>
        <w:t>Carter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Cooperative</w:t>
      </w:r>
      <w:r>
        <w:rPr>
          <w:rFonts w:ascii="Times New Roman" w:hAnsi="Times New Roman"/>
          <w:b w:val="0"/>
          <w:i w:val="0"/>
          <w:color w:val="222222"/>
          <w:sz w:val="22"/>
        </w:rPr>
        <w:t xml:space="preserve">. Notices: </w:t>
      </w:r>
      <w:r>
        <w:rPr>
          <w:rFonts w:ascii="Times New Roman" w:hAnsi="Times New Roman"/>
          <w:b w:val="0"/>
          <w:i w:val="0"/>
          <w:color w:val="222222"/>
          <w:sz w:val="22"/>
        </w:rPr>
        <w:t>olivia.carter+case.104772@example.invalid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+1 (202) 555-0172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716.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717.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718.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719.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Daniel </w:t>
      </w:r>
      <w:r>
        <w:rPr>
          <w:rFonts w:ascii="Times New Roman" w:hAnsi="Times New Roman"/>
          <w:b/>
          <w:i/>
          <w:color w:val="252525"/>
          <w:sz w:val="22"/>
        </w:rPr>
        <w:t>Romero</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daniel.romero+case.104776@example.invalid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+34 699 776 420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720.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sai.goud+case.100883@example.invalid</w:t>
      </w:r>
      <w:r>
        <w:rPr>
          <w:rFonts w:ascii="Times New Roman" w:hAnsi="Times New Roman"/>
          <w:b w:val="0"/>
          <w:i w:val="0"/>
          <w:color w:val="222222"/>
          <w:sz w:val="22"/>
        </w:rPr>
        <w:t>. Agreement reference 2031-02-0090.</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2031-02-0091 / Clauses 721–728</w:t>
      </w:r>
    </w:p>
    <w:p>
      <w:pPr>
        <w:keepNext/>
        <w:widowControl w:val="0"/>
        <w:spacing w:after="80" w:line="259" w:lineRule="auto"/>
      </w:pPr>
      <w:r>
        <w:rPr>
          <w:rFonts w:ascii="Times New Roman" w:hAnsi="Times New Roman"/>
          <w:b/>
          <w:i w:val="0"/>
          <w:color w:val="252525"/>
          <w:sz w:val="23"/>
        </w:rPr>
        <w:t>721.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722.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723.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Rakesh </w:t>
      </w:r>
      <w:r>
        <w:rPr>
          <w:rFonts w:ascii="Times New Roman" w:hAnsi="Times New Roman"/>
          <w:b/>
          <w:i/>
          <w:color w:val="252525"/>
          <w:sz w:val="22"/>
        </w:rPr>
        <w:t>Kulkarni</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rakesh.kulkarni+case.104825@example.invalid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8413754047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724.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725.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726.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727.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Suresh </w:t>
      </w:r>
      <w:r>
        <w:rPr>
          <w:rFonts w:ascii="Times New Roman" w:hAnsi="Times New Roman"/>
          <w:b/>
          <w:i/>
          <w:color w:val="252525"/>
          <w:sz w:val="22"/>
        </w:rPr>
        <w:t>Subramanian</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suresh.subramanian+case.104829@example.invalid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+91 85566 77774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728.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sai.goud+case.100883@example.invalid</w:t>
      </w:r>
      <w:r>
        <w:rPr>
          <w:rFonts w:ascii="Times New Roman" w:hAnsi="Times New Roman"/>
          <w:b w:val="0"/>
          <w:i w:val="0"/>
          <w:color w:val="222222"/>
          <w:sz w:val="22"/>
        </w:rPr>
        <w:t>. Agreement reference 2031-02-0091.</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2031-02-0092 / Clauses 729–736</w:t>
      </w:r>
    </w:p>
    <w:p>
      <w:pPr>
        <w:keepNext/>
        <w:widowControl w:val="0"/>
        <w:spacing w:after="80" w:line="259" w:lineRule="auto"/>
      </w:pPr>
      <w:r>
        <w:rPr>
          <w:rFonts w:ascii="Times New Roman" w:hAnsi="Times New Roman"/>
          <w:b/>
          <w:i w:val="0"/>
          <w:color w:val="252525"/>
          <w:sz w:val="23"/>
        </w:rPr>
        <w:t>729.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730.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731.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Hana </w:t>
      </w:r>
      <w:r>
        <w:rPr>
          <w:rFonts w:ascii="Times New Roman" w:hAnsi="Times New Roman"/>
          <w:b/>
          <w:i/>
          <w:color w:val="252525"/>
          <w:sz w:val="22"/>
        </w:rPr>
        <w:t>Karim</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hana.karim+case.104878@example.invalid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+971 50 878 7820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732.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733.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734.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735.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Ganesh </w:t>
      </w:r>
      <w:r>
        <w:rPr>
          <w:rFonts w:ascii="Times New Roman" w:hAnsi="Times New Roman"/>
          <w:b/>
          <w:i/>
          <w:color w:val="252525"/>
          <w:sz w:val="22"/>
        </w:rPr>
        <w:t>Hegde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ganesh.hegde+case.104882@example.invalid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7229587253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736.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Sai </w:t>
      </w:r>
      <w:r>
        <w:rPr>
          <w:rFonts w:ascii="Times New Roman" w:hAnsi="Times New Roman"/>
          <w:b/>
          <w:i/>
          <w:color w:val="252525"/>
          <w:sz w:val="22"/>
        </w:rPr>
        <w:t>Goud</w:t>
      </w:r>
      <w:r>
        <w:rPr>
          <w:rFonts w:ascii="Times New Roman" w:hAnsi="Times New Roman"/>
          <w:b w:val="0"/>
          <w:i w:val="0"/>
          <w:color w:val="222222"/>
          <w:sz w:val="22"/>
        </w:rPr>
        <w:t xml:space="preserve"> / </w:t>
      </w:r>
      <w:r>
        <w:rPr>
          <w:rFonts w:ascii="Times New Roman" w:hAnsi="Times New Roman"/>
          <w:b w:val="0"/>
          <w:i w:val="0"/>
          <w:color w:val="222222"/>
          <w:sz w:val="22"/>
        </w:rPr>
        <w:t>sai.goud+case.100883@example.invalid</w:t>
      </w:r>
      <w:r>
        <w:rPr>
          <w:rFonts w:ascii="Times New Roman" w:hAnsi="Times New Roman"/>
          <w:b w:val="0"/>
          <w:i w:val="0"/>
          <w:color w:val="222222"/>
          <w:sz w:val="22"/>
        </w:rPr>
        <w:t>. Agreement reference 2031-02-0092.</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2031-02-0093 / Clauses 737–744</w:t>
      </w:r>
    </w:p>
    <w:p>
      <w:pPr>
        <w:keepNext/>
        <w:widowControl w:val="0"/>
        <w:spacing w:after="80" w:line="259" w:lineRule="auto"/>
      </w:pPr>
      <w:r>
        <w:rPr>
          <w:rFonts w:ascii="Times New Roman" w:hAnsi="Times New Roman"/>
          <w:b/>
          <w:i w:val="0"/>
          <w:color w:val="252525"/>
          <w:sz w:val="23"/>
        </w:rPr>
        <w:t>737.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738.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739.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Kavita </w:t>
      </w:r>
      <w:r>
        <w:rPr>
          <w:rFonts w:ascii="Times New Roman" w:hAnsi="Times New Roman"/>
          <w:b/>
          <w:i/>
          <w:color w:val="252525"/>
          <w:sz w:val="22"/>
        </w:rPr>
        <w:t>Tandon</w:t>
      </w:r>
      <w:r>
        <w:rPr>
          <w:rFonts w:ascii="Times New Roman" w:hAnsi="Times New Roman"/>
          <w:b w:val="0"/>
          <w:i w:val="0"/>
          <w:color w:val="222222"/>
          <w:sz w:val="22"/>
        </w:rPr>
        <w:t xml:space="preserve"> at </w:t>
      </w:r>
      <w:r>
        <w:rPr>
          <w:rFonts w:ascii="Times New Roman" w:hAnsi="Times New Roman"/>
          <w:b w:val="0"/>
          <w:i w:val="0"/>
          <w:color w:val="222222"/>
          <w:sz w:val="22"/>
        </w:rPr>
        <w:t>Nalanda Technical Services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kavita.tandon+case.104931@example.invalid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+91 74468 84958</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740.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741.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742.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743.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Jules </w:t>
      </w:r>
      <w:r>
        <w:rPr>
          <w:rFonts w:ascii="Times New Roman" w:hAnsi="Times New Roman"/>
          <w:b/>
          <w:i/>
          <w:color w:val="252525"/>
          <w:sz w:val="22"/>
        </w:rPr>
        <w:t>Petit</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Ltd</w:t>
      </w:r>
      <w:r>
        <w:rPr>
          <w:rFonts w:ascii="Times New Roman" w:hAnsi="Times New Roman"/>
          <w:b w:val="0"/>
          <w:i w:val="0"/>
          <w:color w:val="222222"/>
          <w:sz w:val="22"/>
        </w:rPr>
        <w:t xml:space="preserve">. Notices: </w:t>
      </w:r>
      <w:r>
        <w:rPr>
          <w:rFonts w:ascii="Times New Roman" w:hAnsi="Times New Roman"/>
          <w:b w:val="0"/>
          <w:i w:val="0"/>
          <w:color w:val="222222"/>
          <w:sz w:val="22"/>
        </w:rPr>
        <w:t>jules.petit+case.104935@example.invalid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+33 1 99 35 20 30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744.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Malhotra</w:t>
      </w:r>
      <w:r>
        <w:rPr>
          <w:rFonts w:ascii="Times New Roman" w:hAnsi="Times New Roman"/>
          <w:b w:val="0"/>
          <w:i w:val="0"/>
          <w:color w:val="222222"/>
          <w:sz w:val="22"/>
        </w:rPr>
        <w:t xml:space="preserve"> / </w:t>
      </w:r>
      <w:r>
        <w:rPr>
          <w:rFonts w:ascii="Times New Roman" w:hAnsi="Times New Roman"/>
          <w:b w:val="0"/>
          <w:i w:val="0"/>
          <w:color w:val="222222"/>
          <w:sz w:val="22"/>
        </w:rPr>
        <w:t>arjun.malhotra+case.100923@example.invalid</w:t>
      </w:r>
      <w:r>
        <w:rPr>
          <w:rFonts w:ascii="Times New Roman" w:hAnsi="Times New Roman"/>
          <w:b w:val="0"/>
          <w:i w:val="0"/>
          <w:color w:val="222222"/>
          <w:sz w:val="22"/>
        </w:rPr>
        <w:t>. Agreement reference 2031-02-0093.</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2031-02-0094 / Clauses 745–752</w:t>
      </w:r>
    </w:p>
    <w:p>
      <w:pPr>
        <w:keepNext/>
        <w:widowControl w:val="0"/>
        <w:spacing w:after="80" w:line="259" w:lineRule="auto"/>
      </w:pPr>
      <w:r>
        <w:rPr>
          <w:rFonts w:ascii="Times New Roman" w:hAnsi="Times New Roman"/>
          <w:b/>
          <w:i w:val="0"/>
          <w:color w:val="252525"/>
          <w:sz w:val="23"/>
        </w:rPr>
        <w:t>745.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746.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747.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Jinal </w:t>
      </w:r>
      <w:r>
        <w:rPr>
          <w:rFonts w:ascii="Times New Roman" w:hAnsi="Times New Roman"/>
          <w:b/>
          <w:i/>
          <w:color w:val="252525"/>
          <w:sz w:val="22"/>
        </w:rPr>
        <w:t>Pandya</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jinal.pandya+case.104984@example.invalid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9537657671</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748.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749.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750.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751.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Kabir </w:t>
      </w:r>
      <w:r>
        <w:rPr>
          <w:rFonts w:ascii="Times New Roman" w:hAnsi="Times New Roman"/>
          <w:b/>
          <w:i/>
          <w:color w:val="252525"/>
          <w:sz w:val="22"/>
        </w:rPr>
        <w:t>Kapoor</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kabir.kapoor+case.104988@example.invalid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+91 94512 40545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752.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Malhotra</w:t>
      </w:r>
      <w:r>
        <w:rPr>
          <w:rFonts w:ascii="Times New Roman" w:hAnsi="Times New Roman"/>
          <w:b w:val="0"/>
          <w:i w:val="0"/>
          <w:color w:val="222222"/>
          <w:sz w:val="22"/>
        </w:rPr>
        <w:t xml:space="preserve"> / </w:t>
      </w:r>
      <w:r>
        <w:rPr>
          <w:rFonts w:ascii="Times New Roman" w:hAnsi="Times New Roman"/>
          <w:b w:val="0"/>
          <w:i w:val="0"/>
          <w:color w:val="222222"/>
          <w:sz w:val="22"/>
        </w:rPr>
        <w:t>arjun.malhotra+case.100923@example.invalid</w:t>
      </w:r>
      <w:r>
        <w:rPr>
          <w:rFonts w:ascii="Times New Roman" w:hAnsi="Times New Roman"/>
          <w:b w:val="0"/>
          <w:i w:val="0"/>
          <w:color w:val="222222"/>
          <w:sz w:val="22"/>
        </w:rPr>
        <w:t>. Agreement reference 2031-02-0094.</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2031-02-0095 / Clauses 753–760</w:t>
      </w:r>
    </w:p>
    <w:p>
      <w:pPr>
        <w:keepNext/>
        <w:widowControl w:val="0"/>
        <w:spacing w:after="80" w:line="259" w:lineRule="auto"/>
      </w:pPr>
      <w:r>
        <w:rPr>
          <w:rFonts w:ascii="Times New Roman" w:hAnsi="Times New Roman"/>
          <w:b/>
          <w:i w:val="0"/>
          <w:color w:val="252525"/>
          <w:sz w:val="23"/>
        </w:rPr>
        <w:t>753.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754.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755.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Sota </w:t>
      </w:r>
      <w:r>
        <w:rPr>
          <w:rFonts w:ascii="Times New Roman" w:hAnsi="Times New Roman"/>
          <w:b/>
          <w:i/>
          <w:color w:val="252525"/>
          <w:sz w:val="22"/>
        </w:rPr>
        <w:t>Watanabe</w:t>
      </w:r>
      <w:r>
        <w:rPr>
          <w:rFonts w:ascii="Times New Roman" w:hAnsi="Times New Roman"/>
          <w:b w:val="0"/>
          <w:i w:val="0"/>
          <w:color w:val="222222"/>
          <w:sz w:val="22"/>
        </w:rPr>
        <w:t xml:space="preserve"> at </w:t>
      </w:r>
      <w:r>
        <w:rPr>
          <w:rFonts w:ascii="Times New Roman" w:hAnsi="Times New Roman"/>
          <w:b w:val="0"/>
          <w:i w:val="0"/>
          <w:color w:val="222222"/>
          <w:sz w:val="22"/>
        </w:rPr>
        <w:t>Cedarline Services Ltd</w:t>
      </w:r>
      <w:r>
        <w:rPr>
          <w:rFonts w:ascii="Times New Roman" w:hAnsi="Times New Roman"/>
          <w:b w:val="0"/>
          <w:i w:val="0"/>
          <w:color w:val="222222"/>
          <w:sz w:val="22"/>
        </w:rPr>
        <w:t xml:space="preserve">. Notices: </w:t>
      </w:r>
      <w:r>
        <w:rPr>
          <w:rFonts w:ascii="Times New Roman" w:hAnsi="Times New Roman"/>
          <w:b w:val="0"/>
          <w:i w:val="0"/>
          <w:color w:val="222222"/>
          <w:sz w:val="22"/>
        </w:rPr>
        <w:t>sota.watanabe+case.105037@example.invalid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+81 90 5037 4102</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756.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757.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758.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759.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Yash </w:t>
      </w:r>
      <w:r>
        <w:rPr>
          <w:rFonts w:ascii="Times New Roman" w:hAnsi="Times New Roman"/>
          <w:b/>
          <w:i/>
          <w:color w:val="252525"/>
          <w:sz w:val="22"/>
        </w:rPr>
        <w:t>Patel</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yash.patel+case.105041@example.invalid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9837705947</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760.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Malhotra</w:t>
      </w:r>
      <w:r>
        <w:rPr>
          <w:rFonts w:ascii="Times New Roman" w:hAnsi="Times New Roman"/>
          <w:b w:val="0"/>
          <w:i w:val="0"/>
          <w:color w:val="222222"/>
          <w:sz w:val="22"/>
        </w:rPr>
        <w:t xml:space="preserve"> / </w:t>
      </w:r>
      <w:r>
        <w:rPr>
          <w:rFonts w:ascii="Times New Roman" w:hAnsi="Times New Roman"/>
          <w:b w:val="0"/>
          <w:i w:val="0"/>
          <w:color w:val="222222"/>
          <w:sz w:val="22"/>
        </w:rPr>
        <w:t>arjun.malhotra+case.100923@example.invalid</w:t>
      </w:r>
      <w:r>
        <w:rPr>
          <w:rFonts w:ascii="Times New Roman" w:hAnsi="Times New Roman"/>
          <w:b w:val="0"/>
          <w:i w:val="0"/>
          <w:color w:val="222222"/>
          <w:sz w:val="22"/>
        </w:rPr>
        <w:t>. Agreement reference 2031-02-0095.</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2031-02-0096 / Clauses 761–768</w:t>
      </w:r>
    </w:p>
    <w:p>
      <w:pPr>
        <w:keepNext/>
        <w:widowControl w:val="0"/>
        <w:spacing w:after="80" w:line="259" w:lineRule="auto"/>
      </w:pPr>
      <w:r>
        <w:rPr>
          <w:rFonts w:ascii="Times New Roman" w:hAnsi="Times New Roman"/>
          <w:b/>
          <w:i w:val="0"/>
          <w:color w:val="252525"/>
          <w:sz w:val="23"/>
        </w:rPr>
        <w:t>761.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keepNext/>
        <w:widowControl w:val="0"/>
        <w:spacing w:after="80" w:line="259" w:lineRule="auto"/>
      </w:pPr>
      <w:r>
        <w:rPr>
          <w:rFonts w:ascii="Times New Roman" w:hAnsi="Times New Roman"/>
          <w:b/>
          <w:i w:val="0"/>
          <w:color w:val="252525"/>
          <w:sz w:val="23"/>
        </w:rPr>
        <w:t>762.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763.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Ananya </w:t>
      </w:r>
      <w:r>
        <w:rPr>
          <w:rFonts w:ascii="Times New Roman" w:hAnsi="Times New Roman"/>
          <w:b/>
          <w:i/>
          <w:color w:val="252525"/>
          <w:sz w:val="22"/>
        </w:rPr>
        <w:t>Kulkarni</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ananya.kulkarni+case.105090@example.invalid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+91 81671 67654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764.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765.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766.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767.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Felix </w:t>
      </w:r>
      <w:r>
        <w:rPr>
          <w:rFonts w:ascii="Times New Roman" w:hAnsi="Times New Roman"/>
          <w:b/>
          <w:i/>
          <w:color w:val="252525"/>
          <w:sz w:val="22"/>
        </w:rPr>
        <w:t>Weber</w:t>
      </w:r>
      <w:r>
        <w:rPr>
          <w:rFonts w:ascii="Times New Roman" w:hAnsi="Times New Roman"/>
          <w:b w:val="0"/>
          <w:i w:val="0"/>
          <w:color w:val="222222"/>
          <w:sz w:val="22"/>
        </w:rPr>
        <w:t xml:space="preserve"> at </w:t>
      </w:r>
      <w:r>
        <w:rPr>
          <w:rFonts w:ascii="Times New Roman" w:hAnsi="Times New Roman"/>
          <w:b w:val="0"/>
          <w:i w:val="0"/>
          <w:color w:val="222222"/>
          <w:sz w:val="22"/>
        </w:rPr>
        <w:t>Willowcrest Systems Ltd</w:t>
      </w:r>
      <w:r>
        <w:rPr>
          <w:rFonts w:ascii="Times New Roman" w:hAnsi="Times New Roman"/>
          <w:b w:val="0"/>
          <w:i w:val="0"/>
          <w:color w:val="222222"/>
          <w:sz w:val="22"/>
        </w:rPr>
        <w:t xml:space="preserve">. Notices: </w:t>
      </w:r>
      <w:r>
        <w:rPr>
          <w:rFonts w:ascii="Times New Roman" w:hAnsi="Times New Roman"/>
          <w:b w:val="0"/>
          <w:i w:val="0"/>
          <w:color w:val="222222"/>
          <w:sz w:val="22"/>
        </w:rPr>
        <w:t>felix.weber+case.105094@example.invalid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+49 30 5550-5094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768.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Arjun </w:t>
      </w:r>
      <w:r>
        <w:rPr>
          <w:rFonts w:ascii="Times New Roman" w:hAnsi="Times New Roman"/>
          <w:b/>
          <w:i/>
          <w:color w:val="252525"/>
          <w:sz w:val="22"/>
        </w:rPr>
        <w:t>Malhotra</w:t>
      </w:r>
      <w:r>
        <w:rPr>
          <w:rFonts w:ascii="Times New Roman" w:hAnsi="Times New Roman"/>
          <w:b w:val="0"/>
          <w:i w:val="0"/>
          <w:color w:val="222222"/>
          <w:sz w:val="22"/>
        </w:rPr>
        <w:t xml:space="preserve"> / </w:t>
      </w:r>
      <w:r>
        <w:rPr>
          <w:rFonts w:ascii="Times New Roman" w:hAnsi="Times New Roman"/>
          <w:b w:val="0"/>
          <w:i w:val="0"/>
          <w:color w:val="222222"/>
          <w:sz w:val="22"/>
        </w:rPr>
        <w:t>arjun.malhotra+case.100923@example.invalid</w:t>
      </w:r>
      <w:r>
        <w:rPr>
          <w:rFonts w:ascii="Times New Roman" w:hAnsi="Times New Roman"/>
          <w:b w:val="0"/>
          <w:i w:val="0"/>
          <w:color w:val="222222"/>
          <w:sz w:val="22"/>
        </w:rPr>
        <w:t>. Agreement reference 2031-02-0096.</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2031-02-0097 / Clauses 769–776</w:t>
      </w:r>
    </w:p>
    <w:p>
      <w:pPr>
        <w:keepNext/>
        <w:widowControl w:val="0"/>
        <w:spacing w:after="80" w:line="259" w:lineRule="auto"/>
      </w:pPr>
      <w:r>
        <w:rPr>
          <w:rFonts w:ascii="Times New Roman" w:hAnsi="Times New Roman"/>
          <w:b/>
          <w:i w:val="0"/>
          <w:color w:val="252525"/>
          <w:sz w:val="23"/>
        </w:rPr>
        <w:t>769.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keepNext/>
        <w:widowControl w:val="0"/>
        <w:spacing w:after="80" w:line="259" w:lineRule="auto"/>
      </w:pPr>
      <w:r>
        <w:rPr>
          <w:rFonts w:ascii="Times New Roman" w:hAnsi="Times New Roman"/>
          <w:b/>
          <w:i w:val="0"/>
          <w:color w:val="252525"/>
          <w:sz w:val="23"/>
        </w:rPr>
        <w:t>770.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771.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Riya </w:t>
      </w:r>
      <w:r>
        <w:rPr>
          <w:rFonts w:ascii="Times New Roman" w:hAnsi="Times New Roman"/>
          <w:b/>
          <w:i/>
          <w:color w:val="252525"/>
          <w:sz w:val="22"/>
        </w:rPr>
        <w:t>Mukherjee</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riya.mukherjee+case.105143@example.invalid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9813878224</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772.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773.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774.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775.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Aditya </w:t>
      </w:r>
      <w:r>
        <w:rPr>
          <w:rFonts w:ascii="Times New Roman" w:hAnsi="Times New Roman"/>
          <w:b/>
          <w:i/>
          <w:color w:val="252525"/>
          <w:sz w:val="22"/>
        </w:rPr>
        <w:t>Apte</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aditya.apte+case.105147@example.invalid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+91 82590 18296</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776.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lakshmi.pillai+case.100963@example.invalid</w:t>
      </w:r>
      <w:r>
        <w:rPr>
          <w:rFonts w:ascii="Times New Roman" w:hAnsi="Times New Roman"/>
          <w:b w:val="0"/>
          <w:i w:val="0"/>
          <w:color w:val="222222"/>
          <w:sz w:val="22"/>
        </w:rPr>
        <w:t>. Agreement reference 2031-02-0097.</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2031-02-0098 / Clauses 777–784</w:t>
      </w:r>
    </w:p>
    <w:p>
      <w:pPr>
        <w:keepNext/>
        <w:widowControl w:val="0"/>
        <w:spacing w:after="80" w:line="259" w:lineRule="auto"/>
      </w:pPr>
      <w:r>
        <w:rPr>
          <w:rFonts w:ascii="Times New Roman" w:hAnsi="Times New Roman"/>
          <w:b/>
          <w:i w:val="0"/>
          <w:color w:val="252525"/>
          <w:sz w:val="23"/>
        </w:rPr>
        <w:t>777. Notices and escalation</w:t>
      </w:r>
    </w:p>
    <w:p>
      <w:pPr>
        <w:widowControl w:val="0"/>
        <w:spacing w:after="60" w:line="259" w:lineRule="auto"/>
      </w:pPr>
      <w:r>
        <w:rPr>
          <w:rFonts w:ascii="Times New Roman" w:hAnsi="Times New Roman"/>
          <w:b w:val="0"/>
          <w:i w:val="0"/>
          <w:color w:val="222222"/>
          <w:sz w:val="22"/>
        </w:rPr>
        <w:t>A notice must identify the service reference and state the response requested. The receiving representative will acknowledge the notice and assign an owner to the remaining action. Operational questions should first be reviewed by the delivery coordinators. An unresolved question will be referred to the authorised representatives with the supporting correspondence.</w:t>
      </w:r>
    </w:p>
    <w:p>
      <w:pPr>
        <w:keepNext/>
        <w:widowControl w:val="0"/>
        <w:spacing w:after="80" w:line="259" w:lineRule="auto"/>
      </w:pPr>
      <w:r>
        <w:rPr>
          <w:rFonts w:ascii="Times New Roman" w:hAnsi="Times New Roman"/>
          <w:b/>
          <w:i w:val="0"/>
          <w:color w:val="252525"/>
          <w:sz w:val="23"/>
        </w:rPr>
        <w:t>778.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779.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Daniel </w:t>
      </w:r>
      <w:r>
        <w:rPr>
          <w:rFonts w:ascii="Times New Roman" w:hAnsi="Times New Roman"/>
          <w:b/>
          <w:i/>
          <w:color w:val="252525"/>
          <w:sz w:val="22"/>
        </w:rPr>
        <w:t>Romero</w:t>
      </w:r>
      <w:r>
        <w:rPr>
          <w:rFonts w:ascii="Times New Roman" w:hAnsi="Times New Roman"/>
          <w:b w:val="0"/>
          <w:i w:val="0"/>
          <w:color w:val="222222"/>
          <w:sz w:val="22"/>
        </w:rPr>
        <w:t xml:space="preserve"> at </w:t>
      </w:r>
      <w:r>
        <w:rPr>
          <w:rFonts w:ascii="Times New Roman" w:hAnsi="Times New Roman"/>
          <w:b w:val="0"/>
          <w:i w:val="0"/>
          <w:color w:val="222222"/>
          <w:sz w:val="22"/>
        </w:rPr>
        <w:t>Northbridge Advisory GmbH</w:t>
      </w:r>
      <w:r>
        <w:rPr>
          <w:rFonts w:ascii="Times New Roman" w:hAnsi="Times New Roman"/>
          <w:b w:val="0"/>
          <w:i w:val="0"/>
          <w:color w:val="222222"/>
          <w:sz w:val="22"/>
        </w:rPr>
        <w:t xml:space="preserve">. Notices: </w:t>
      </w:r>
      <w:r>
        <w:rPr>
          <w:rFonts w:ascii="Times New Roman" w:hAnsi="Times New Roman"/>
          <w:b w:val="0"/>
          <w:i w:val="0"/>
          <w:color w:val="222222"/>
          <w:sz w:val="22"/>
        </w:rPr>
        <w:t>daniel.romero+case.105196@example.invalid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+34 699 196 420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780.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781.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782.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783.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Tania </w:t>
      </w:r>
      <w:r>
        <w:rPr>
          <w:rFonts w:ascii="Times New Roman" w:hAnsi="Times New Roman"/>
          <w:b/>
          <w:i/>
          <w:color w:val="252525"/>
          <w:sz w:val="22"/>
        </w:rPr>
        <w:t>Sen</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tania.sen+case.105200@example.invalid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8343970375</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784.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lakshmi.pillai+case.100963@example.invalid</w:t>
      </w:r>
      <w:r>
        <w:rPr>
          <w:rFonts w:ascii="Times New Roman" w:hAnsi="Times New Roman"/>
          <w:b w:val="0"/>
          <w:i w:val="0"/>
          <w:color w:val="222222"/>
          <w:sz w:val="22"/>
        </w:rPr>
        <w:t>. Agreement reference 2031-02-0098.</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2031-02-0099 / Clauses 785–792</w:t>
      </w:r>
    </w:p>
    <w:p>
      <w:pPr>
        <w:keepNext/>
        <w:widowControl w:val="0"/>
        <w:spacing w:after="80" w:line="259" w:lineRule="auto"/>
      </w:pPr>
      <w:r>
        <w:rPr>
          <w:rFonts w:ascii="Times New Roman" w:hAnsi="Times New Roman"/>
          <w:b/>
          <w:i w:val="0"/>
          <w:color w:val="252525"/>
          <w:sz w:val="23"/>
        </w:rPr>
        <w:t>785. Continuity and handover</w:t>
      </w:r>
    </w:p>
    <w:p>
      <w:pPr>
        <w:widowControl w:val="0"/>
        <w:spacing w:after="60" w:line="259" w:lineRule="auto"/>
      </w:pPr>
      <w:r>
        <w:rPr>
          <w:rFonts w:ascii="Times New Roman" w:hAnsi="Times New Roman"/>
          <w:b w:val="0"/>
          <w:i w:val="0"/>
          <w:color w:val="222222"/>
          <w:sz w:val="22"/>
        </w:rPr>
        <w:t>The supplier will retain the information necessary for an orderly transition of the scheduled service. The handover includes accepted deliverables, outstanding observations, working references and the current escalation route. The receiving team will confirm the handover checklist. An incomplete item remains assigned until its completion evidence has been reviewed.</w:t>
      </w:r>
    </w:p>
    <w:p>
      <w:pPr>
        <w:keepNext/>
        <w:widowControl w:val="0"/>
        <w:spacing w:after="80" w:line="259" w:lineRule="auto"/>
      </w:pPr>
      <w:r>
        <w:rPr>
          <w:rFonts w:ascii="Times New Roman" w:hAnsi="Times New Roman"/>
          <w:b/>
          <w:i w:val="0"/>
          <w:color w:val="252525"/>
          <w:sz w:val="23"/>
        </w:rPr>
        <w:t>786.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787.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Rohith </w:t>
      </w:r>
      <w:r>
        <w:rPr>
          <w:rFonts w:ascii="Times New Roman" w:hAnsi="Times New Roman"/>
          <w:b/>
          <w:i/>
          <w:color w:val="252525"/>
          <w:sz w:val="22"/>
        </w:rPr>
        <w:t>Goud</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rohith.goud+case.105249@example.invalid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+91 95810 51240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788.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keepNext/>
        <w:widowControl w:val="0"/>
        <w:spacing w:after="80" w:line="259" w:lineRule="auto"/>
      </w:pPr>
      <w:r>
        <w:rPr>
          <w:rFonts w:ascii="Times New Roman" w:hAnsi="Times New Roman"/>
          <w:b/>
          <w:i w:val="0"/>
          <w:color w:val="252525"/>
          <w:sz w:val="23"/>
        </w:rPr>
        <w:t>789.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790.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791.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Harry </w:t>
      </w:r>
      <w:r>
        <w:rPr>
          <w:rFonts w:ascii="Times New Roman" w:hAnsi="Times New Roman"/>
          <w:b/>
          <w:i/>
          <w:color w:val="252525"/>
          <w:sz w:val="22"/>
        </w:rPr>
        <w:t>Baker</w:t>
      </w:r>
      <w:r>
        <w:rPr>
          <w:rFonts w:ascii="Times New Roman" w:hAnsi="Times New Roman"/>
          <w:b w:val="0"/>
          <w:i w:val="0"/>
          <w:color w:val="222222"/>
          <w:sz w:val="22"/>
        </w:rPr>
        <w:t xml:space="preserve"> at </w:t>
      </w:r>
      <w:r>
        <w:rPr>
          <w:rFonts w:ascii="Times New Roman" w:hAnsi="Times New Roman"/>
          <w:b w:val="0"/>
          <w:i w:val="0"/>
          <w:color w:val="222222"/>
          <w:sz w:val="22"/>
        </w:rPr>
        <w:t>Asterfield Research Ltd</w:t>
      </w:r>
      <w:r>
        <w:rPr>
          <w:rFonts w:ascii="Times New Roman" w:hAnsi="Times New Roman"/>
          <w:b w:val="0"/>
          <w:i w:val="0"/>
          <w:color w:val="222222"/>
          <w:sz w:val="22"/>
        </w:rPr>
        <w:t xml:space="preserve">. Notices: </w:t>
      </w:r>
      <w:r>
        <w:rPr>
          <w:rFonts w:ascii="Times New Roman" w:hAnsi="Times New Roman"/>
          <w:b w:val="0"/>
          <w:i w:val="0"/>
          <w:color w:val="222222"/>
          <w:sz w:val="22"/>
        </w:rPr>
        <w:t>harry.baker+case.105253@example.invalid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+44 7700 900253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792.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lakshmi.pillai+case.100963@example.invalid</w:t>
      </w:r>
      <w:r>
        <w:rPr>
          <w:rFonts w:ascii="Times New Roman" w:hAnsi="Times New Roman"/>
          <w:b w:val="0"/>
          <w:i w:val="0"/>
          <w:color w:val="222222"/>
          <w:sz w:val="22"/>
        </w:rPr>
        <w:t>. Agreement reference 2031-02-0099.</w:t>
      </w:r>
    </w:p>
    <w:p>
      <w:pPr>
        <w:keepNext/>
        <w:pageBreakBefore/>
        <w:widowControl w:val="0"/>
        <w:spacing w:after="80" w:line="259" w:lineRule="auto"/>
      </w:pPr>
      <w:r>
        <w:rPr>
          <w:rFonts w:ascii="Times New Roman" w:hAnsi="Times New Roman"/>
          <w:b/>
          <w:i w:val="0"/>
          <w:color w:val="252525"/>
          <w:sz w:val="40"/>
        </w:rPr>
        <w:t>Service schedule / continuation</w:t>
      </w:r>
    </w:p>
    <w:p>
      <w:pPr>
        <w:spacing w:after="120"/>
      </w:pPr>
      <w:r>
        <w:rPr>
          <w:sz w:val="17"/>
        </w:rPr>
        <w:t>Agreement 2031-02-0100 / Clauses 793–800</w:t>
      </w:r>
    </w:p>
    <w:p>
      <w:pPr>
        <w:keepNext/>
        <w:widowControl w:val="0"/>
        <w:spacing w:after="80" w:line="259" w:lineRule="auto"/>
      </w:pPr>
      <w:r>
        <w:rPr>
          <w:rFonts w:ascii="Times New Roman" w:hAnsi="Times New Roman"/>
          <w:b/>
          <w:i w:val="0"/>
          <w:color w:val="252525"/>
          <w:sz w:val="23"/>
        </w:rPr>
        <w:t>793. Completion and closure</w:t>
      </w:r>
    </w:p>
    <w:p>
      <w:pPr>
        <w:widowControl w:val="0"/>
        <w:spacing w:after="60" w:line="259" w:lineRule="auto"/>
      </w:pPr>
      <w:r>
        <w:rPr>
          <w:rFonts w:ascii="Times New Roman" w:hAnsi="Times New Roman"/>
          <w:b w:val="0"/>
          <w:i w:val="0"/>
          <w:color w:val="222222"/>
          <w:sz w:val="22"/>
        </w:rPr>
        <w:t>Closure requires the parties to reconcile the delivery record and identify any obligation that continues after the scheduled work. The supplier will return or dispose of working material according to the approved instruction. The customer will confirm acceptance of the final handover. The closure record will state the date and the responsible representatives.</w:t>
      </w:r>
    </w:p>
    <w:p>
      <w:pPr>
        <w:keepNext/>
        <w:widowControl w:val="0"/>
        <w:spacing w:after="80" w:line="259" w:lineRule="auto"/>
      </w:pPr>
      <w:r>
        <w:rPr>
          <w:rFonts w:ascii="Times New Roman" w:hAnsi="Times New Roman"/>
          <w:b/>
          <w:i w:val="0"/>
          <w:color w:val="252525"/>
          <w:sz w:val="23"/>
        </w:rPr>
        <w:t>794. Services and scope</w:t>
      </w:r>
    </w:p>
    <w:p>
      <w:pPr>
        <w:widowControl w:val="0"/>
        <w:spacing w:after="60" w:line="259" w:lineRule="auto"/>
      </w:pPr>
      <w:r>
        <w:rPr>
          <w:rFonts w:ascii="Times New Roman" w:hAnsi="Times New Roman"/>
          <w:b w:val="0"/>
          <w:i w:val="0"/>
          <w:color w:val="222222"/>
          <w:sz w:val="22"/>
        </w:rPr>
        <w:t>The supplier will provide the activities described in the approved service schedule. The schedule identifies the required deliverables, the receiving team and the evidence used to confirm completion. Work outside that schedule requires a documented variation. The customer will make the necessary working records available in time for the agreed delivery window.</w:t>
      </w:r>
    </w:p>
    <w:p>
      <w:pPr>
        <w:keepNext/>
        <w:widowControl w:val="0"/>
        <w:spacing w:after="80" w:line="259" w:lineRule="auto"/>
      </w:pPr>
      <w:r>
        <w:rPr>
          <w:rFonts w:ascii="Times New Roman" w:hAnsi="Times New Roman"/>
          <w:b/>
          <w:i w:val="0"/>
          <w:color w:val="252525"/>
          <w:sz w:val="23"/>
        </w:rPr>
        <w:t>795. Acceptance and review</w:t>
      </w:r>
    </w:p>
    <w:p>
      <w:pPr>
        <w:widowControl w:val="0"/>
        <w:spacing w:after="60" w:line="259" w:lineRule="auto"/>
      </w:pPr>
      <w:r>
        <w:rPr>
          <w:rFonts w:ascii="Times New Roman" w:hAnsi="Times New Roman"/>
          <w:b w:val="0"/>
          <w:i w:val="0"/>
          <w:color w:val="222222"/>
          <w:sz w:val="22"/>
        </w:rPr>
        <w:t>The customer will review each deliverable against the acceptance criteria in the corresponding schedule. A rejection must identify the criterion that was not met and the evidence supporting that conclusion. The supplier will address the observation within the agreed review period. Acceptance does not remove an obligation to resolve an outstanding observation already recorded by the parties.</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Vivek </w:t>
      </w:r>
      <w:r>
        <w:rPr>
          <w:rFonts w:ascii="Times New Roman" w:hAnsi="Times New Roman"/>
          <w:b/>
          <w:i/>
          <w:color w:val="252525"/>
          <w:sz w:val="22"/>
        </w:rPr>
        <w:t>Varma</w:t>
      </w:r>
      <w:r>
        <w:rPr>
          <w:rFonts w:ascii="Times New Roman" w:hAnsi="Times New Roman"/>
          <w:b w:val="0"/>
          <w:i w:val="0"/>
          <w:color w:val="222222"/>
          <w:sz w:val="22"/>
        </w:rPr>
        <w:t xml:space="preserve"> at </w:t>
      </w:r>
      <w:r>
        <w:rPr>
          <w:rFonts w:ascii="Times New Roman" w:hAnsi="Times New Roman"/>
          <w:b w:val="0"/>
          <w:i w:val="0"/>
          <w:color w:val="222222"/>
          <w:sz w:val="22"/>
        </w:rPr>
        <w:t>Savera Learning Cooperative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vivek.varma+case.105302@example.invalid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8957948113</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796. Fees and payment</w:t>
      </w:r>
    </w:p>
    <w:p>
      <w:pPr>
        <w:widowControl w:val="0"/>
        <w:spacing w:after="60" w:line="259" w:lineRule="auto"/>
      </w:pPr>
      <w:r>
        <w:rPr>
          <w:rFonts w:ascii="Times New Roman" w:hAnsi="Times New Roman"/>
          <w:b w:val="0"/>
          <w:i w:val="0"/>
          <w:color w:val="222222"/>
          <w:sz w:val="22"/>
        </w:rPr>
        <w:t>Fees are calculated using the rates and quantities in the approved order. The invoice must identify the service period, the order reference and any approved variation. Disputed lines will be held separately while the parties reconcile the evidence. The undisputed amount remains subject to the ordinary payment approval and receiving checks.</w:t>
      </w:r>
    </w:p>
    <w:p>
      <w:pPr>
        <w:keepNext/>
        <w:widowControl w:val="0"/>
        <w:spacing w:after="80" w:line="259" w:lineRule="auto"/>
      </w:pPr>
      <w:r>
        <w:rPr>
          <w:rFonts w:ascii="Times New Roman" w:hAnsi="Times New Roman"/>
          <w:b/>
          <w:i w:val="0"/>
          <w:color w:val="252525"/>
          <w:sz w:val="23"/>
        </w:rPr>
        <w:t>797. Records and evidence</w:t>
      </w:r>
    </w:p>
    <w:p>
      <w:pPr>
        <w:widowControl w:val="0"/>
        <w:spacing w:after="60" w:line="259" w:lineRule="auto"/>
      </w:pPr>
      <w:r>
        <w:rPr>
          <w:rFonts w:ascii="Times New Roman" w:hAnsi="Times New Roman"/>
          <w:b w:val="0"/>
          <w:i w:val="0"/>
          <w:color w:val="222222"/>
          <w:sz w:val="22"/>
        </w:rPr>
        <w:t>Each party will retain the working records necessary to reconstruct an approval, delivery or change decision. The records must remain associated with the relevant service reference. A correction must identify the previous information, the reason for the change and the approving representative. Working copies must be distinguished from the final accepted record.</w:t>
      </w:r>
    </w:p>
    <w:p>
      <w:pPr>
        <w:keepNext/>
        <w:widowControl w:val="0"/>
        <w:spacing w:after="80" w:line="259" w:lineRule="auto"/>
      </w:pPr>
      <w:r>
        <w:rPr>
          <w:rFonts w:ascii="Times New Roman" w:hAnsi="Times New Roman"/>
          <w:b/>
          <w:i w:val="0"/>
          <w:color w:val="252525"/>
          <w:sz w:val="23"/>
        </w:rPr>
        <w:t>798. Personnel and access</w:t>
      </w:r>
    </w:p>
    <w:p>
      <w:pPr>
        <w:widowControl w:val="0"/>
        <w:spacing w:after="60" w:line="259" w:lineRule="auto"/>
      </w:pPr>
      <w:r>
        <w:rPr>
          <w:rFonts w:ascii="Times New Roman" w:hAnsi="Times New Roman"/>
          <w:b w:val="0"/>
          <w:i w:val="0"/>
          <w:color w:val="222222"/>
          <w:sz w:val="22"/>
        </w:rPr>
        <w:t>The supplier will assign personnel with the experience required for the scheduled activities. Access to customer systems is limited to the approved working purpose and the agreed period. The customer will identify an access coordinator. A change of personnel requires confirmation of the handover, the remaining work and the access arrangements.</w:t>
      </w:r>
    </w:p>
    <w:p>
      <w:pPr>
        <w:keepNext/>
        <w:widowControl w:val="0"/>
        <w:spacing w:after="80" w:line="259" w:lineRule="auto"/>
      </w:pPr>
      <w:r>
        <w:rPr>
          <w:rFonts w:ascii="Times New Roman" w:hAnsi="Times New Roman"/>
          <w:b/>
          <w:i w:val="0"/>
          <w:color w:val="252525"/>
          <w:sz w:val="23"/>
        </w:rPr>
        <w:t>799. Confidential information</w:t>
      </w:r>
    </w:p>
    <w:p>
      <w:pPr>
        <w:widowControl w:val="0"/>
        <w:spacing w:after="60" w:line="259" w:lineRule="auto"/>
      </w:pPr>
      <w:r>
        <w:rPr>
          <w:rFonts w:ascii="Times New Roman" w:hAnsi="Times New Roman"/>
          <w:b w:val="0"/>
          <w:i w:val="0"/>
          <w:color w:val="222222"/>
          <w:sz w:val="22"/>
        </w:rPr>
        <w:t>Information supplied during delivery will be used for the agreed working purpose. The receiving party will restrict access to people who need the information to complete that purpose. A request to disclose information outside the delivery team must be referred to the authorised representative. The parties will retain a record of the disclosure decision.</w:t>
      </w:r>
    </w:p>
    <w:p>
      <w:pPr>
        <w:widowControl w:val="0"/>
        <w:spacing w:after="60" w:line="259" w:lineRule="auto"/>
      </w:pPr>
      <w:r>
        <w:rPr>
          <w:rFonts w:ascii="Times New Roman" w:hAnsi="Times New Roman"/>
          <w:b w:val="0"/>
          <w:i w:val="0"/>
          <w:color w:val="222222"/>
          <w:sz w:val="22"/>
        </w:rPr>
        <w:t xml:space="preserve">The authorised contact for this schedule is </w:t>
      </w:r>
      <w:r>
        <w:rPr>
          <w:rFonts w:ascii="Times New Roman" w:hAnsi="Times New Roman"/>
          <w:b/>
          <w:i w:val="0"/>
          <w:color w:val="252525"/>
          <w:sz w:val="22"/>
        </w:rPr>
        <w:t xml:space="preserve">Varun </w:t>
      </w:r>
      <w:r>
        <w:rPr>
          <w:rFonts w:ascii="Times New Roman" w:hAnsi="Times New Roman"/>
          <w:b/>
          <w:i/>
          <w:color w:val="252525"/>
          <w:sz w:val="22"/>
        </w:rPr>
        <w:t>Naidu</w:t>
      </w:r>
      <w:r>
        <w:rPr>
          <w:rFonts w:ascii="Times New Roman" w:hAnsi="Times New Roman"/>
          <w:b w:val="0"/>
          <w:i w:val="0"/>
          <w:color w:val="222222"/>
          <w:sz w:val="22"/>
        </w:rPr>
        <w:t xml:space="preserve"> at </w:t>
      </w:r>
      <w:r>
        <w:rPr>
          <w:rFonts w:ascii="Times New Roman" w:hAnsi="Times New Roman"/>
          <w:b w:val="0"/>
          <w:i w:val="0"/>
          <w:color w:val="222222"/>
          <w:sz w:val="22"/>
        </w:rPr>
        <w:t>Kaveri Analytics Private Limited</w:t>
      </w:r>
      <w:r>
        <w:rPr>
          <w:rFonts w:ascii="Times New Roman" w:hAnsi="Times New Roman"/>
          <w:b w:val="0"/>
          <w:i w:val="0"/>
          <w:color w:val="222222"/>
          <w:sz w:val="22"/>
        </w:rPr>
        <w:t xml:space="preserve">. Notices: </w:t>
      </w:r>
      <w:r>
        <w:rPr>
          <w:rFonts w:ascii="Times New Roman" w:hAnsi="Times New Roman"/>
          <w:b w:val="0"/>
          <w:i w:val="0"/>
          <w:color w:val="222222"/>
          <w:sz w:val="22"/>
        </w:rPr>
        <w:t>varun.naidu+case.105306@example.invalid</w:t>
      </w:r>
      <w:r>
        <w:rPr>
          <w:rFonts w:ascii="Times New Roman" w:hAnsi="Times New Roman"/>
          <w:b w:val="0"/>
          <w:i w:val="0"/>
          <w:color w:val="222222"/>
          <w:sz w:val="22"/>
        </w:rPr>
        <w:t xml:space="preserve">; telephone </w:t>
      </w:r>
      <w:r>
        <w:rPr>
          <w:rFonts w:ascii="Times New Roman" w:hAnsi="Times New Roman"/>
          <w:b w:val="0"/>
          <w:i w:val="0"/>
          <w:color w:val="222222"/>
          <w:sz w:val="22"/>
        </w:rPr>
        <w:t>+91 97265 55620</w:t>
      </w:r>
      <w:r>
        <w:rPr>
          <w:rFonts w:ascii="Times New Roman" w:hAnsi="Times New Roman"/>
          <w:b w:val="0"/>
          <w:i w:val="0"/>
          <w:color w:val="222222"/>
          <w:sz w:val="22"/>
        </w:rPr>
        <w:t>.</w:t>
      </w:r>
    </w:p>
    <w:p>
      <w:pPr>
        <w:keepNext/>
        <w:widowControl w:val="0"/>
        <w:spacing w:after="80" w:line="259" w:lineRule="auto"/>
      </w:pPr>
      <w:r>
        <w:rPr>
          <w:rFonts w:ascii="Times New Roman" w:hAnsi="Times New Roman"/>
          <w:b/>
          <w:i w:val="0"/>
          <w:color w:val="252525"/>
          <w:sz w:val="23"/>
        </w:rPr>
        <w:t>800. Variations and dependencies</w:t>
      </w:r>
    </w:p>
    <w:p>
      <w:pPr>
        <w:widowControl w:val="0"/>
        <w:spacing w:after="60" w:line="259" w:lineRule="auto"/>
      </w:pPr>
      <w:r>
        <w:rPr>
          <w:rFonts w:ascii="Times New Roman" w:hAnsi="Times New Roman"/>
          <w:b w:val="0"/>
          <w:i w:val="0"/>
          <w:color w:val="222222"/>
          <w:sz w:val="22"/>
        </w:rPr>
        <w:t>A proposed change must describe the affected deliverable, the revised delivery window and the impact on fees or resources. The representatives will review that information before authorising the variation. A dependency that threatens the current plan must be recorded promptly. The parties will agree an interim working arrangement while the dependency is resolved.</w:t>
      </w:r>
    </w:p>
    <w:p>
      <w:pPr>
        <w:widowControl w:val="0"/>
        <w:spacing w:after="60" w:line="259" w:lineRule="auto"/>
      </w:pPr>
      <w:r>
        <w:rPr>
          <w:rFonts w:ascii="Times New Roman" w:hAnsi="Times New Roman"/>
          <w:b w:val="0"/>
          <w:i w:val="0"/>
          <w:color w:val="222222"/>
          <w:sz w:val="22"/>
        </w:rPr>
        <w:t xml:space="preserve">Schedule correspondence: </w:t>
      </w:r>
      <w:r>
        <w:rPr>
          <w:rFonts w:ascii="Times New Roman" w:hAnsi="Times New Roman"/>
          <w:b/>
          <w:i w:val="0"/>
          <w:color w:val="252525"/>
          <w:sz w:val="22"/>
        </w:rPr>
        <w:t xml:space="preserve">Lakshmi </w:t>
      </w:r>
      <w:r>
        <w:rPr>
          <w:rFonts w:ascii="Times New Roman" w:hAnsi="Times New Roman"/>
          <w:b/>
          <w:i/>
          <w:color w:val="252525"/>
          <w:sz w:val="22"/>
        </w:rPr>
        <w:t>Pillai</w:t>
      </w:r>
      <w:r>
        <w:rPr>
          <w:rFonts w:ascii="Times New Roman" w:hAnsi="Times New Roman"/>
          <w:b w:val="0"/>
          <w:i w:val="0"/>
          <w:color w:val="222222"/>
          <w:sz w:val="22"/>
        </w:rPr>
        <w:t xml:space="preserve"> / </w:t>
      </w:r>
      <w:r>
        <w:rPr>
          <w:rFonts w:ascii="Times New Roman" w:hAnsi="Times New Roman"/>
          <w:b w:val="0"/>
          <w:i w:val="0"/>
          <w:color w:val="222222"/>
          <w:sz w:val="22"/>
        </w:rPr>
        <w:t>lakshmi.pillai+case.100963@example.invalid</w:t>
      </w:r>
      <w:r>
        <w:rPr>
          <w:rFonts w:ascii="Times New Roman" w:hAnsi="Times New Roman"/>
          <w:b w:val="0"/>
          <w:i w:val="0"/>
          <w:color w:val="222222"/>
          <w:sz w:val="22"/>
        </w:rPr>
        <w:t>. Agreement reference 2031-02-0100.</w:t>
      </w:r>
    </w:p>
    <w:p>
      <w:pPr>
        <w:widowControl w:val="0"/>
        <w:spacing w:after="60" w:line="259" w:lineRule="auto"/>
      </w:pPr>
      <w:r>
        <w:rPr>
          <w:rFonts w:ascii="Times New Roman" w:hAnsi="Times New Roman"/>
          <w:b w:val="0"/>
          <w:i w:val="0"/>
          <w:color w:val="222222"/>
          <w:sz w:val="22"/>
        </w:rPr>
        <w:t xml:space="preserve">Annual review and Annex A remain approved. Reviewer </w:t>
      </w:r>
      <w:r>
        <w:rPr>
          <w:rFonts w:ascii="Times New Roman" w:hAnsi="Times New Roman"/>
          <w:b/>
          <w:i w:val="0"/>
          <w:color w:val="252525"/>
          <w:sz w:val="22"/>
        </w:rPr>
        <w:t>Ann</w:t>
      </w:r>
      <w:r>
        <w:rPr>
          <w:rFonts w:ascii="Times New Roman" w:hAnsi="Times New Roman"/>
          <w:b w:val="0"/>
          <w:i w:val="0"/>
          <w:color w:val="222222"/>
          <w:sz w:val="22"/>
        </w:rPr>
        <w:t>.</w:t>
      </w:r>
      <w:del w:id="91" w:author="Lakshmi Varma" w:date="2031-07-14T10:00:00Z">
        <w:r>
          <w:delText>Previous owner: Meera Verma</w:delText>
        </w:r>
      </w:del>
    </w:p>
    <w:sectPr w:rsidR="00FC693F" w:rsidRPr="0006063C" w:rsidSect="00034616">
      <w:headerReference w:type="default" r:id="rId9"/>
      <w:footerReference w:type="default" r:id="rId10"/>
      <w:pgSz w:w="11909" w:h="16834"/>
      <w:pgMar w:top="576" w:right="576" w:bottom="576" w:left="576" w:header="216" w:footer="216" w:gutter="0"/>
      <w:cols w:space="720"/>
      <w:docGrid w:linePitch="360"/>
    </w:sectPr>
  </w:body>
</w:document>
</file>

<file path=word/comments.xml><?xml version="1.0" encoding="utf-8"?>
<w:comments xmlns:w="http://schemas.openxmlformats.org/wordprocessingml/2006/main">
  <w:comment w:id="0" w:author="Lakshmi Varma" w:date="2031-07-14T09:00:00Z">
    <w:p>
      <w:r>
        <w:t>Please confirm lakshmi.varma+case.100003@example.invalid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2"/>
      </w:rPr>
      <w:t xml:space="preserve">Confidential working record / Page </w:t>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2"/>
      </w:rPr>
      <w:t>Professional services agreement / working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Corpu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lakshmi.varma+case.100003@example.invalid</dc:subject>
  <dc:creator>Lakshmi Varma</dc:creator>
  <cp:keywords/>
  <dc:description>generated by python-docx</dc:description>
  <cp:lastModifiedBy>Lakshmi Varma</cp:lastModifiedBy>
  <cp:revision>1</cp:revision>
  <dcterms:created xsi:type="dcterms:W3CDTF">2013-12-23T23:15:00Z</dcterms:created>
  <dcterms:modified xsi:type="dcterms:W3CDTF">2013-12-23T23:15:00Z</dcterms:modified>
  <cp:category/>
</cp:coreProperties>
</file>